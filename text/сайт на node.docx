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650" w:rsidRPr="00E25650" w:rsidRDefault="00E72BBF" w:rsidP="00E25650">
      <w:pPr>
        <w:shd w:val="clear" w:color="auto" w:fill="121212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val="ru-RU"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3077210</wp:posOffset>
            </wp:positionH>
            <wp:positionV relativeFrom="margin">
              <wp:posOffset>3810</wp:posOffset>
            </wp:positionV>
            <wp:extent cx="3558540" cy="2527935"/>
            <wp:effectExtent l="0" t="0" r="381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9CB7A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0" w:author="Olga" w:date="2019-04-05T20:16:00Z">
        <w:r w:rsidR="00490685" w:rsidRPr="00BD2C8E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1" w:author="Olga" w:date="2019-04-07T19:17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t>|</w:t>
        </w:r>
      </w:ins>
      <w:del w:id="2" w:author="Olga" w:date="2019-04-05T20:16:00Z">
        <w:r w:rsidR="00E25650" w:rsidRPr="00490685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3" w:author="Olga" w:date="2019-04-05T20:16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delText xml:space="preserve">Создание сайта на </w:delText>
        </w:r>
        <w:r w:rsidR="00E25650" w:rsidRPr="00E25650" w:rsidDel="00490685">
          <w:rPr>
            <w:rFonts w:ascii="Arial" w:eastAsia="Times New Roman" w:hAnsi="Arial" w:cs="Arial"/>
            <w:kern w:val="36"/>
            <w:sz w:val="48"/>
            <w:szCs w:val="48"/>
            <w:lang w:eastAsia="pl-PL"/>
          </w:rPr>
          <w:delText>Node</w:delText>
        </w:r>
        <w:r w:rsidR="00E25650" w:rsidRPr="00490685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4" w:author="Olga" w:date="2019-04-05T20:16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delText>.</w:delText>
        </w:r>
        <w:r w:rsidR="00E25650" w:rsidRPr="00E25650" w:rsidDel="00490685">
          <w:rPr>
            <w:rFonts w:ascii="Arial" w:eastAsia="Times New Roman" w:hAnsi="Arial" w:cs="Arial"/>
            <w:kern w:val="36"/>
            <w:sz w:val="48"/>
            <w:szCs w:val="48"/>
            <w:lang w:eastAsia="pl-PL"/>
          </w:rPr>
          <w:delText>js</w:delText>
        </w:r>
        <w:r w:rsidR="00E25650" w:rsidRPr="00490685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5" w:author="Olga" w:date="2019-04-05T20:16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delText xml:space="preserve">, </w:delText>
        </w:r>
        <w:r w:rsidR="00E25650" w:rsidRPr="00E25650" w:rsidDel="00490685">
          <w:rPr>
            <w:rFonts w:ascii="Arial" w:eastAsia="Times New Roman" w:hAnsi="Arial" w:cs="Arial"/>
            <w:kern w:val="36"/>
            <w:sz w:val="48"/>
            <w:szCs w:val="48"/>
            <w:lang w:eastAsia="pl-PL"/>
          </w:rPr>
          <w:delText>Express</w:delText>
        </w:r>
        <w:r w:rsidR="00E25650" w:rsidRPr="00490685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6" w:author="Olga" w:date="2019-04-05T20:16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delText xml:space="preserve">, </w:delText>
        </w:r>
        <w:r w:rsidR="00E25650" w:rsidRPr="00E25650" w:rsidDel="00490685">
          <w:rPr>
            <w:rFonts w:ascii="Arial" w:eastAsia="Times New Roman" w:hAnsi="Arial" w:cs="Arial"/>
            <w:kern w:val="36"/>
            <w:sz w:val="48"/>
            <w:szCs w:val="48"/>
            <w:lang w:eastAsia="pl-PL"/>
          </w:rPr>
          <w:delText>MongoDB</w:delText>
        </w:r>
        <w:r w:rsidR="00E25650" w:rsidRPr="00490685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  <w:rPrChange w:id="7" w:author="Olga" w:date="2019-04-05T20:16:00Z">
              <w:rPr>
                <w:rFonts w:ascii="Arial" w:eastAsia="Times New Roman" w:hAnsi="Arial" w:cs="Arial"/>
                <w:kern w:val="36"/>
                <w:sz w:val="48"/>
                <w:szCs w:val="48"/>
                <w:lang w:eastAsia="pl-PL"/>
              </w:rPr>
            </w:rPrChange>
          </w:rPr>
          <w:delText xml:space="preserve">. </w:delText>
        </w:r>
      </w:del>
      <w:r w:rsidR="00E25650" w:rsidRPr="00E25650">
        <w:rPr>
          <w:rFonts w:ascii="Arial" w:eastAsia="Times New Roman" w:hAnsi="Arial" w:cs="Arial"/>
          <w:kern w:val="36"/>
          <w:sz w:val="48"/>
          <w:szCs w:val="48"/>
          <w:lang w:val="ru-RU" w:eastAsia="pl-PL"/>
        </w:rPr>
        <w:t>Настраиваем окружение</w:t>
      </w:r>
      <w:del w:id="8" w:author="Olga" w:date="2019-04-05T20:16:00Z">
        <w:r w:rsidR="00E25650" w:rsidRPr="00E25650" w:rsidDel="00490685">
          <w:rPr>
            <w:rFonts w:ascii="Arial" w:eastAsia="Times New Roman" w:hAnsi="Arial" w:cs="Arial"/>
            <w:kern w:val="36"/>
            <w:sz w:val="48"/>
            <w:szCs w:val="48"/>
            <w:lang w:val="ru-RU" w:eastAsia="pl-PL"/>
          </w:rPr>
          <w:delText xml:space="preserve"> — видео 1</w:delText>
        </w:r>
      </w:del>
    </w:p>
    <w:p w:rsidR="00AB112C" w:rsidRPr="00F16A1E" w:rsidRDefault="008B790B">
      <w:pPr>
        <w:spacing w:line="240" w:lineRule="auto"/>
        <w:rPr>
          <w:noProof/>
          <w:color w:val="767171" w:themeColor="background2" w:themeShade="80"/>
          <w:lang w:val="ru-RU" w:eastAsia="pl-PL"/>
          <w:rPrChange w:id="9" w:author="Olga" w:date="2019-04-07T19:27:00Z">
            <w:rPr>
              <w:noProof/>
              <w:lang w:eastAsia="pl-PL"/>
            </w:rPr>
          </w:rPrChange>
        </w:rPr>
        <w:pPrChange w:id="10" w:author="Olga" w:date="2019-04-07T19:21:00Z">
          <w:pPr/>
        </w:pPrChange>
      </w:pPr>
      <w:r w:rsidRPr="00F16A1E">
        <w:rPr>
          <w:noProof/>
          <w:color w:val="767171" w:themeColor="background2" w:themeShade="80"/>
          <w:lang w:val="ru-RU" w:eastAsia="pl-PL"/>
          <w:rPrChange w:id="11" w:author="Olga" w:date="2019-04-07T19:27:00Z">
            <w:rPr>
              <w:noProof/>
              <w:lang w:val="ru-RU" w:eastAsia="pl-PL"/>
            </w:rPr>
          </w:rPrChange>
        </w:rPr>
        <w:t>1.создаем папку</w:t>
      </w:r>
      <w:r w:rsidR="00AB112C" w:rsidRPr="00F16A1E">
        <w:rPr>
          <w:noProof/>
          <w:color w:val="767171" w:themeColor="background2" w:themeShade="80"/>
          <w:lang w:val="ru-RU" w:eastAsia="pl-PL"/>
          <w:rPrChange w:id="12" w:author="Olga" w:date="2019-04-07T19:27:00Z">
            <w:rPr>
              <w:noProof/>
              <w:lang w:val="ru-RU" w:eastAsia="pl-PL"/>
            </w:rPr>
          </w:rPrChange>
        </w:rPr>
        <w:t xml:space="preserve"> </w:t>
      </w:r>
      <w:r w:rsidR="00AB112C" w:rsidRPr="002907CD">
        <w:rPr>
          <w:noProof/>
          <w:color w:val="70AD47" w:themeColor="accent6"/>
          <w:lang w:eastAsia="pl-PL"/>
          <w:rPrChange w:id="13" w:author="Olga" w:date="2019-04-07T19:38:00Z">
            <w:rPr>
              <w:noProof/>
              <w:lang w:eastAsia="pl-PL"/>
            </w:rPr>
          </w:rPrChange>
        </w:rPr>
        <w:t>mkdir</w:t>
      </w:r>
      <w:ins w:id="14" w:author="Olga" w:date="2019-04-07T19:37:00Z">
        <w:r w:rsidR="002907CD" w:rsidRPr="002907CD">
          <w:rPr>
            <w:noProof/>
            <w:color w:val="70AD47" w:themeColor="accent6"/>
            <w:lang w:val="ru-RU" w:eastAsia="pl-PL"/>
            <w:rPrChange w:id="15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</w:t>
        </w:r>
        <w:r w:rsidR="002907CD" w:rsidRPr="002907CD">
          <w:rPr>
            <w:noProof/>
            <w:color w:val="70AD47" w:themeColor="accent6"/>
            <w:lang w:eastAsia="pl-PL"/>
            <w:rPrChange w:id="16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>blog</w:t>
        </w:r>
      </w:ins>
    </w:p>
    <w:p w:rsidR="008B790B" w:rsidRPr="002907CD" w:rsidRDefault="008B790B">
      <w:pPr>
        <w:spacing w:line="240" w:lineRule="auto"/>
        <w:rPr>
          <w:noProof/>
          <w:color w:val="767171" w:themeColor="background2" w:themeShade="80"/>
          <w:lang w:val="ru-RU" w:eastAsia="pl-PL"/>
          <w:rPrChange w:id="17" w:author="Olga" w:date="2019-04-07T19:37:00Z">
            <w:rPr>
              <w:noProof/>
              <w:lang w:val="ru-RU" w:eastAsia="pl-PL"/>
            </w:rPr>
          </w:rPrChange>
        </w:rPr>
        <w:pPrChange w:id="18" w:author="Olga" w:date="2019-04-07T19:21:00Z">
          <w:pPr/>
        </w:pPrChange>
      </w:pPr>
      <w:r w:rsidRPr="00F16A1E">
        <w:rPr>
          <w:noProof/>
          <w:color w:val="767171" w:themeColor="background2" w:themeShade="80"/>
          <w:lang w:val="ru-RU" w:eastAsia="pl-PL"/>
          <w:rPrChange w:id="19" w:author="Olga" w:date="2019-04-07T19:27:00Z">
            <w:rPr>
              <w:noProof/>
              <w:lang w:val="ru-RU" w:eastAsia="pl-PL"/>
            </w:rPr>
          </w:rPrChange>
        </w:rPr>
        <w:t>2.переходим в нее</w:t>
      </w:r>
      <w:ins w:id="20" w:author="Olga" w:date="2019-04-07T19:37:00Z">
        <w:r w:rsidR="002907CD" w:rsidRPr="002907CD">
          <w:rPr>
            <w:noProof/>
            <w:color w:val="767171" w:themeColor="background2" w:themeShade="80"/>
            <w:lang w:val="ru-RU" w:eastAsia="pl-PL"/>
            <w:rPrChange w:id="21" w:author="Olga" w:date="2019-04-07T19:37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</w:t>
        </w:r>
        <w:r w:rsidR="002907CD" w:rsidRPr="002907CD">
          <w:rPr>
            <w:noProof/>
            <w:color w:val="70AD47" w:themeColor="accent6"/>
            <w:lang w:eastAsia="pl-PL"/>
            <w:rPrChange w:id="22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>cd</w:t>
        </w:r>
        <w:r w:rsidR="002907CD" w:rsidRPr="002907CD">
          <w:rPr>
            <w:noProof/>
            <w:color w:val="70AD47" w:themeColor="accent6"/>
            <w:lang w:val="ru-RU" w:eastAsia="pl-PL"/>
            <w:rPrChange w:id="23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</w:t>
        </w:r>
        <w:r w:rsidR="002907CD" w:rsidRPr="002907CD">
          <w:rPr>
            <w:noProof/>
            <w:color w:val="70AD47" w:themeColor="accent6"/>
            <w:lang w:eastAsia="pl-PL"/>
            <w:rPrChange w:id="24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>blog</w:t>
        </w:r>
      </w:ins>
    </w:p>
    <w:p w:rsidR="008B790B" w:rsidRPr="00F16A1E" w:rsidRDefault="008B790B">
      <w:pPr>
        <w:spacing w:line="240" w:lineRule="auto"/>
        <w:rPr>
          <w:noProof/>
          <w:color w:val="767171" w:themeColor="background2" w:themeShade="80"/>
          <w:lang w:val="ru-RU" w:eastAsia="pl-PL"/>
          <w:rPrChange w:id="25" w:author="Olga" w:date="2019-04-07T19:27:00Z">
            <w:rPr>
              <w:noProof/>
              <w:lang w:val="ru-RU" w:eastAsia="pl-PL"/>
            </w:rPr>
          </w:rPrChange>
        </w:rPr>
        <w:pPrChange w:id="26" w:author="Olga" w:date="2019-04-07T19:21:00Z">
          <w:pPr/>
        </w:pPrChange>
      </w:pPr>
      <w:r w:rsidRPr="00F16A1E">
        <w:rPr>
          <w:noProof/>
          <w:color w:val="767171" w:themeColor="background2" w:themeShade="80"/>
          <w:lang w:val="ru-RU" w:eastAsia="pl-PL"/>
          <w:rPrChange w:id="27" w:author="Olga" w:date="2019-04-07T19:27:00Z">
            <w:rPr>
              <w:noProof/>
              <w:lang w:val="ru-RU" w:eastAsia="pl-PL"/>
            </w:rPr>
          </w:rPrChange>
        </w:rPr>
        <w:t xml:space="preserve">3.инициализация </w:t>
      </w:r>
      <w:r w:rsidRPr="002907CD">
        <w:rPr>
          <w:noProof/>
          <w:color w:val="70AD47" w:themeColor="accent6"/>
          <w:lang w:eastAsia="pl-PL"/>
          <w:rPrChange w:id="28" w:author="Olga" w:date="2019-04-07T19:38:00Z">
            <w:rPr>
              <w:noProof/>
              <w:lang w:eastAsia="pl-PL"/>
            </w:rPr>
          </w:rPrChange>
        </w:rPr>
        <w:t>git</w:t>
      </w:r>
      <w:ins w:id="29" w:author="Olga" w:date="2019-04-07T19:37:00Z">
        <w:r w:rsidR="002907CD" w:rsidRPr="002907CD">
          <w:rPr>
            <w:noProof/>
            <w:color w:val="70AD47" w:themeColor="accent6"/>
            <w:lang w:val="ru-RU" w:eastAsia="pl-PL"/>
            <w:rPrChange w:id="30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</w:t>
        </w:r>
        <w:r w:rsidR="002907CD" w:rsidRPr="002907CD">
          <w:rPr>
            <w:noProof/>
            <w:color w:val="70AD47" w:themeColor="accent6"/>
            <w:lang w:eastAsia="pl-PL"/>
            <w:rPrChange w:id="31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>init</w:t>
        </w:r>
      </w:ins>
    </w:p>
    <w:p w:rsidR="008B790B" w:rsidRPr="002907CD" w:rsidRDefault="008B790B">
      <w:pPr>
        <w:spacing w:line="240" w:lineRule="auto"/>
        <w:rPr>
          <w:noProof/>
          <w:color w:val="70AD47" w:themeColor="accent6"/>
          <w:lang w:val="ru-RU" w:eastAsia="pl-PL"/>
          <w:rPrChange w:id="32" w:author="Olga" w:date="2019-04-07T19:38:00Z">
            <w:rPr>
              <w:noProof/>
              <w:lang w:val="ru-RU" w:eastAsia="pl-PL"/>
            </w:rPr>
          </w:rPrChange>
        </w:rPr>
        <w:pPrChange w:id="33" w:author="Olga" w:date="2019-04-07T19:21:00Z">
          <w:pPr/>
        </w:pPrChange>
      </w:pPr>
      <w:r w:rsidRPr="00F16A1E">
        <w:rPr>
          <w:noProof/>
          <w:color w:val="767171" w:themeColor="background2" w:themeShade="80"/>
          <w:lang w:val="ru-RU" w:eastAsia="pl-PL"/>
          <w:rPrChange w:id="34" w:author="Olga" w:date="2019-04-07T19:27:00Z">
            <w:rPr>
              <w:noProof/>
              <w:lang w:val="ru-RU" w:eastAsia="pl-PL"/>
            </w:rPr>
          </w:rPrChange>
        </w:rPr>
        <w:t>4.открываем проект в редакторе</w:t>
      </w:r>
      <w:ins w:id="35" w:author="Olga" w:date="2019-04-07T19:37:00Z">
        <w:r w:rsidR="002907CD" w:rsidRPr="002907CD">
          <w:rPr>
            <w:noProof/>
            <w:color w:val="767171" w:themeColor="background2" w:themeShade="80"/>
            <w:lang w:val="ru-RU" w:eastAsia="pl-PL"/>
            <w:rPrChange w:id="36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</w:t>
        </w:r>
        <w:r w:rsidR="002907CD" w:rsidRPr="002907CD">
          <w:rPr>
            <w:noProof/>
            <w:color w:val="70AD47" w:themeColor="accent6"/>
            <w:lang w:eastAsia="pl-PL"/>
            <w:rPrChange w:id="37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>code</w:t>
        </w:r>
        <w:r w:rsidR="002907CD" w:rsidRPr="002907CD">
          <w:rPr>
            <w:noProof/>
            <w:color w:val="70AD47" w:themeColor="accent6"/>
            <w:lang w:val="ru-RU" w:eastAsia="pl-PL"/>
            <w:rPrChange w:id="38" w:author="Olga" w:date="2019-04-07T19:38:00Z">
              <w:rPr>
                <w:noProof/>
                <w:color w:val="767171" w:themeColor="background2" w:themeShade="80"/>
                <w:lang w:eastAsia="pl-PL"/>
              </w:rPr>
            </w:rPrChange>
          </w:rPr>
          <w:t xml:space="preserve"> .</w:t>
        </w:r>
      </w:ins>
    </w:p>
    <w:p w:rsidR="00E25650" w:rsidRPr="008B790B" w:rsidRDefault="00E25650">
      <w:pPr>
        <w:rPr>
          <w:noProof/>
          <w:lang w:val="ru-RU" w:eastAsia="pl-PL"/>
        </w:rPr>
      </w:pPr>
    </w:p>
    <w:p w:rsidR="00B248E8" w:rsidRPr="002907CD" w:rsidRDefault="00B248E8">
      <w:pPr>
        <w:rPr>
          <w:lang w:val="ru-RU"/>
          <w:rPrChange w:id="39" w:author="Olga" w:date="2019-04-07T19:38:00Z">
            <w:rPr/>
          </w:rPrChange>
        </w:rPr>
      </w:pPr>
    </w:p>
    <w:p w:rsidR="008B790B" w:rsidRPr="002907CD" w:rsidRDefault="008B790B">
      <w:pPr>
        <w:rPr>
          <w:lang w:val="ru-RU"/>
          <w:rPrChange w:id="40" w:author="Olga" w:date="2019-04-07T19:38:00Z">
            <w:rPr/>
          </w:rPrChange>
        </w:rPr>
      </w:pPr>
    </w:p>
    <w:p w:rsidR="002907CD" w:rsidRDefault="008B790B" w:rsidP="004C2A3A">
      <w:pPr>
        <w:rPr>
          <w:ins w:id="41" w:author="Olga" w:date="2019-04-07T19:36:00Z"/>
          <w:sz w:val="28"/>
          <w:szCs w:val="28"/>
          <w:lang w:val="ru-RU"/>
        </w:rPr>
      </w:pPr>
      <w:r w:rsidRPr="002907CD">
        <w:rPr>
          <w:sz w:val="28"/>
          <w:szCs w:val="28"/>
          <w:lang w:val="ru-RU"/>
          <w:rPrChange w:id="42" w:author="Olga" w:date="2019-04-07T19:35:00Z">
            <w:rPr>
              <w:lang w:val="ru-RU"/>
            </w:rPr>
          </w:rPrChange>
        </w:rPr>
        <w:t xml:space="preserve">5.Инициализируем пакетный </w:t>
      </w:r>
      <w:ins w:id="43" w:author="Olga" w:date="2019-04-07T19:32:00Z">
        <w:r w:rsidR="00E72BBF" w:rsidRPr="002907CD">
          <w:rPr>
            <w:sz w:val="28"/>
            <w:szCs w:val="28"/>
            <w:lang w:val="ru-RU"/>
            <w:rPrChange w:id="44" w:author="Olga" w:date="2019-04-07T19:35:00Z">
              <w:rPr>
                <w:lang w:val="ru-RU"/>
              </w:rPr>
            </w:rPrChange>
          </w:rPr>
          <w:t>менеджер</w:t>
        </w:r>
      </w:ins>
    </w:p>
    <w:p w:rsidR="002907CD" w:rsidRPr="002907CD" w:rsidRDefault="002907CD" w:rsidP="004C2A3A">
      <w:pPr>
        <w:rPr>
          <w:ins w:id="45" w:author="Olga" w:date="2019-04-07T19:36:00Z"/>
          <w:color w:val="70AD47" w:themeColor="accent6"/>
          <w:sz w:val="32"/>
          <w:szCs w:val="32"/>
          <w:lang w:val="ru-RU"/>
          <w:rPrChange w:id="46" w:author="Olga" w:date="2019-04-07T19:37:00Z">
            <w:rPr>
              <w:ins w:id="47" w:author="Olga" w:date="2019-04-07T19:36:00Z"/>
              <w:sz w:val="28"/>
              <w:szCs w:val="28"/>
              <w:lang w:val="ru-RU"/>
            </w:rPr>
          </w:rPrChange>
        </w:rPr>
      </w:pPr>
      <w:ins w:id="48" w:author="Olga" w:date="2019-04-07T19:36:00Z">
        <w:r w:rsidRPr="002907CD">
          <w:rPr>
            <w:color w:val="70AD47" w:themeColor="accent6"/>
            <w:sz w:val="32"/>
            <w:szCs w:val="32"/>
            <w:rPrChange w:id="49" w:author="Olga" w:date="2019-04-07T19:37:00Z">
              <w:rPr/>
            </w:rPrChange>
          </w:rPr>
          <w:t>npm</w:t>
        </w:r>
        <w:r w:rsidRPr="002907CD">
          <w:rPr>
            <w:color w:val="70AD47" w:themeColor="accent6"/>
            <w:sz w:val="32"/>
            <w:szCs w:val="32"/>
            <w:lang w:val="ru-RU"/>
            <w:rPrChange w:id="50" w:author="Olga" w:date="2019-04-07T19:37:00Z">
              <w:rPr>
                <w:lang w:val="ru-RU"/>
              </w:rPr>
            </w:rPrChange>
          </w:rPr>
          <w:t xml:space="preserve"> </w:t>
        </w:r>
        <w:r w:rsidRPr="002907CD">
          <w:rPr>
            <w:color w:val="70AD47" w:themeColor="accent6"/>
            <w:sz w:val="32"/>
            <w:szCs w:val="32"/>
            <w:rPrChange w:id="51" w:author="Olga" w:date="2019-04-07T19:37:00Z">
              <w:rPr/>
            </w:rPrChange>
          </w:rPr>
          <w:t>init</w:t>
        </w:r>
      </w:ins>
    </w:p>
    <w:p w:rsidR="008B790B" w:rsidRDefault="008B790B" w:rsidP="004C2A3A">
      <w:pPr>
        <w:rPr>
          <w:lang w:val="ru-RU"/>
        </w:rPr>
      </w:pPr>
      <w:del w:id="52" w:author="Olga" w:date="2019-04-07T19:32:00Z">
        <w:r w:rsidDel="00E72BBF">
          <w:rPr>
            <w:lang w:val="ru-RU"/>
          </w:rPr>
          <w:delText>м</w:delText>
        </w:r>
      </w:del>
      <w:ins w:id="53" w:author="Olga" w:date="2019-04-07T19:27:00Z">
        <w:r w:rsidR="00F16A1E">
          <w:rPr>
            <w:noProof/>
            <w:lang w:eastAsia="pl-PL"/>
          </w:rPr>
          <w:drawing>
            <wp:inline distT="0" distB="0" distL="0" distR="0" wp14:anchorId="61296F4B" wp14:editId="0D9F6D63">
              <wp:extent cx="5760720" cy="3954145"/>
              <wp:effectExtent l="0" t="0" r="0" b="8255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09C88EA.tmp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954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54" w:author="Olga" w:date="2019-04-07T19:38:00Z">
        <w:r w:rsidDel="002907CD">
          <w:rPr>
            <w:lang w:val="ru-RU"/>
          </w:rPr>
          <w:delText>енеджер</w:delText>
        </w:r>
      </w:del>
    </w:p>
    <w:p w:rsidR="008B790B" w:rsidRPr="00F16A1E" w:rsidDel="002907CD" w:rsidRDefault="008B790B">
      <w:pPr>
        <w:rPr>
          <w:del w:id="55" w:author="Olga" w:date="2019-04-07T19:36:00Z"/>
          <w:lang w:val="ru-RU"/>
          <w:rPrChange w:id="56" w:author="Olga" w:date="2019-04-07T19:27:00Z">
            <w:rPr>
              <w:del w:id="57" w:author="Olga" w:date="2019-04-07T19:36:00Z"/>
            </w:rPr>
          </w:rPrChange>
        </w:rPr>
      </w:pPr>
      <w:del w:id="58" w:author="Olga" w:date="2019-04-07T19:36:00Z">
        <w:r w:rsidDel="002907CD">
          <w:delText>Npm</w:delText>
        </w:r>
        <w:r w:rsidRPr="008B790B" w:rsidDel="002907CD">
          <w:rPr>
            <w:lang w:val="ru-RU"/>
          </w:rPr>
          <w:delText xml:space="preserve"> </w:delText>
        </w:r>
        <w:r w:rsidDel="002907CD">
          <w:delText>init</w:delText>
        </w:r>
      </w:del>
      <w:moveToRangeStart w:id="59" w:author="Olga" w:date="2019-04-07T19:27:00Z" w:name="move5557652"/>
      <w:moveTo w:id="60" w:author="Olga" w:date="2019-04-07T19:27:00Z">
        <w:del w:id="61" w:author="Olga" w:date="2019-04-07T19:27:00Z">
          <w:r w:rsidR="00F16A1E" w:rsidDel="00F16A1E">
            <w:rPr>
              <w:noProof/>
              <w:lang w:eastAsia="pl-PL"/>
            </w:rPr>
            <w:drawing>
              <wp:inline distT="0" distB="0" distL="0" distR="0" wp14:anchorId="68786E47" wp14:editId="6F2B85B0">
                <wp:extent cx="5760720" cy="3954145"/>
                <wp:effectExtent l="0" t="0" r="0" b="8255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09C88EA.tmp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95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  <w:moveToRangeEnd w:id="59"/>
    </w:p>
    <w:p w:rsidR="008B790B" w:rsidRPr="008B790B" w:rsidRDefault="008B790B">
      <w:pPr>
        <w:rPr>
          <w:lang w:val="ru-RU"/>
        </w:rPr>
      </w:pPr>
      <w:moveFromRangeStart w:id="62" w:author="Olga" w:date="2019-04-07T19:27:00Z" w:name="move5557652"/>
      <w:moveFrom w:id="63" w:author="Olga" w:date="2019-04-07T19:27:00Z">
        <w:r w:rsidDel="00F16A1E">
          <w:rPr>
            <w:noProof/>
            <w:lang w:eastAsia="pl-PL"/>
          </w:rPr>
          <w:drawing>
            <wp:inline distT="0" distB="0" distL="0" distR="0">
              <wp:extent cx="5760720" cy="3954145"/>
              <wp:effectExtent l="0" t="0" r="0" b="8255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09C88EA.tmp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954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62"/>
    </w:p>
    <w:p w:rsidR="00B14D5A" w:rsidRPr="00AB112C" w:rsidRDefault="00B14D5A" w:rsidP="00B14D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ins w:id="64" w:author="Olga" w:date="2019-04-07T19:41:00Z"/>
          <w:b/>
          <w:sz w:val="28"/>
          <w:szCs w:val="28"/>
          <w:lang w:val="ru-RU"/>
        </w:rPr>
      </w:pPr>
      <w:ins w:id="65" w:author="Olga" w:date="2019-04-07T19:41:00Z">
        <w:r w:rsidRPr="00AB112C">
          <w:rPr>
            <w:b/>
            <w:sz w:val="28"/>
            <w:szCs w:val="28"/>
            <w:lang w:val="uk-UA"/>
          </w:rPr>
          <w:t xml:space="preserve">Создать файл </w:t>
        </w:r>
        <w:r w:rsidRPr="00AB112C">
          <w:rPr>
            <w:b/>
            <w:sz w:val="28"/>
            <w:szCs w:val="28"/>
            <w:lang w:val="ru-RU"/>
          </w:rPr>
          <w:t>.</w:t>
        </w:r>
        <w:r w:rsidRPr="00AB112C">
          <w:rPr>
            <w:b/>
            <w:sz w:val="28"/>
            <w:szCs w:val="28"/>
          </w:rPr>
          <w:t>gitignor</w:t>
        </w:r>
      </w:ins>
      <w:ins w:id="66" w:author="Olga" w:date="2019-04-30T20:12:00Z">
        <w:r w:rsidR="008E5ABD">
          <w:rPr>
            <w:b/>
            <w:sz w:val="28"/>
            <w:szCs w:val="28"/>
          </w:rPr>
          <w:t>e</w:t>
        </w:r>
      </w:ins>
      <w:ins w:id="67" w:author="Olga" w:date="2019-04-07T19:41:00Z">
        <w:r w:rsidRPr="00AB112C">
          <w:rPr>
            <w:b/>
            <w:sz w:val="28"/>
            <w:szCs w:val="28"/>
            <w:lang w:val="ru-RU"/>
          </w:rPr>
          <w:t xml:space="preserve">  в нем написать </w:t>
        </w:r>
        <w:r w:rsidRPr="00AB112C">
          <w:rPr>
            <w:b/>
            <w:sz w:val="28"/>
            <w:szCs w:val="28"/>
          </w:rPr>
          <w:t>node</w:t>
        </w:r>
        <w:r w:rsidRPr="00AB112C">
          <w:rPr>
            <w:b/>
            <w:sz w:val="28"/>
            <w:szCs w:val="28"/>
            <w:lang w:val="ru-RU"/>
          </w:rPr>
          <w:t>_</w:t>
        </w:r>
        <w:r w:rsidRPr="00AB112C">
          <w:rPr>
            <w:b/>
            <w:sz w:val="28"/>
            <w:szCs w:val="28"/>
          </w:rPr>
          <w:t>modules</w:t>
        </w:r>
      </w:ins>
    </w:p>
    <w:p w:rsidR="002907CD" w:rsidRDefault="002907CD" w:rsidP="00AB112C">
      <w:pPr>
        <w:pStyle w:val="a3"/>
        <w:rPr>
          <w:ins w:id="68" w:author="Olga" w:date="2019-04-07T19:38:00Z"/>
          <w:lang w:val="ru-RU"/>
        </w:rPr>
      </w:pPr>
    </w:p>
    <w:p w:rsidR="002907CD" w:rsidRDefault="002907CD" w:rsidP="00AB112C">
      <w:pPr>
        <w:pStyle w:val="a3"/>
        <w:rPr>
          <w:ins w:id="69" w:author="Olga" w:date="2019-04-07T19:38:00Z"/>
          <w:lang w:val="ru-RU"/>
        </w:rPr>
      </w:pPr>
    </w:p>
    <w:p w:rsidR="002907CD" w:rsidRDefault="002907CD" w:rsidP="00AB112C">
      <w:pPr>
        <w:pStyle w:val="a3"/>
        <w:rPr>
          <w:ins w:id="70" w:author="Olga" w:date="2019-04-07T19:38:00Z"/>
          <w:lang w:val="ru-RU"/>
        </w:rPr>
      </w:pPr>
    </w:p>
    <w:p w:rsidR="008B790B" w:rsidRPr="00D0267A" w:rsidRDefault="005D1911">
      <w:pPr>
        <w:pStyle w:val="1"/>
        <w:rPr>
          <w:ins w:id="71" w:author="Olga" w:date="2019-04-07T19:48:00Z"/>
          <w:lang w:val="ru-RU"/>
          <w:rPrChange w:id="72" w:author="Olga" w:date="2019-04-07T20:03:00Z">
            <w:rPr>
              <w:ins w:id="73" w:author="Olga" w:date="2019-04-07T19:48:00Z"/>
            </w:rPr>
          </w:rPrChange>
        </w:rPr>
        <w:pPrChange w:id="74" w:author="Olga" w:date="2019-04-07T19:39:00Z">
          <w:pPr>
            <w:pStyle w:val="a3"/>
          </w:pPr>
        </w:pPrChange>
      </w:pPr>
      <w:del w:id="75" w:author="Olga" w:date="2019-04-07T19:38:00Z">
        <w:r w:rsidRPr="00AB112C" w:rsidDel="002907CD">
          <w:rPr>
            <w:lang w:val="ru-RU"/>
          </w:rPr>
          <w:lastRenderedPageBreak/>
          <w:delText xml:space="preserve">6. </w:delText>
        </w:r>
      </w:del>
      <w:r>
        <w:rPr>
          <w:lang w:val="ru-RU"/>
        </w:rPr>
        <w:t xml:space="preserve">настройка </w:t>
      </w:r>
      <w:r>
        <w:t>eslint</w:t>
      </w:r>
    </w:p>
    <w:p w:rsidR="00B14D5A" w:rsidRPr="00AB112C" w:rsidRDefault="00B14D5A">
      <w:pPr>
        <w:pStyle w:val="1"/>
        <w:rPr>
          <w:lang w:val="ru-RU"/>
        </w:rPr>
        <w:pPrChange w:id="76" w:author="Olga" w:date="2019-04-07T19:39:00Z">
          <w:pPr>
            <w:pStyle w:val="a3"/>
          </w:pPr>
        </w:pPrChange>
      </w:pPr>
      <w:ins w:id="77" w:author="Olga" w:date="2019-04-07T19:48:00Z">
        <w:r>
          <w:rPr>
            <w:rFonts w:ascii="Arial" w:hAnsi="Arial" w:cs="Arial"/>
            <w:color w:val="000000"/>
            <w:sz w:val="23"/>
            <w:szCs w:val="23"/>
            <w:shd w:val="clear" w:color="auto" w:fill="FFFFFF"/>
            <w:lang w:val="ru-RU"/>
          </w:rPr>
          <w:t xml:space="preserve">- </w:t>
        </w:r>
        <w:r w:rsidRPr="00D0267A">
          <w:rPr>
            <w:rFonts w:ascii="Arial" w:hAnsi="Arial" w:cs="Arial"/>
            <w:color w:val="000000"/>
            <w:sz w:val="23"/>
            <w:szCs w:val="23"/>
            <w:shd w:val="clear" w:color="auto" w:fill="FFFFFF"/>
            <w:lang w:val="ru-RU"/>
            <w:rPrChange w:id="78" w:author="Olga" w:date="2019-04-07T20:03:00Z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rPrChange>
          </w:rPr>
          <w:t>стандартизатор</w:t>
        </w:r>
      </w:ins>
      <w:ins w:id="79" w:author="Olga" w:date="2019-04-07T20:01:00Z">
        <w:r w:rsidR="00455E40">
          <w:rPr>
            <w:rFonts w:ascii="Arial" w:hAnsi="Arial" w:cs="Arial"/>
            <w:color w:val="000000"/>
            <w:sz w:val="23"/>
            <w:szCs w:val="23"/>
            <w:shd w:val="clear" w:color="auto" w:fill="FFFFFF"/>
            <w:lang w:val="ru-RU"/>
          </w:rPr>
          <w:t xml:space="preserve"> и проверка</w:t>
        </w:r>
      </w:ins>
      <w:ins w:id="80" w:author="Olga" w:date="2019-04-07T19:48:00Z">
        <w:r w:rsidRPr="00D0267A">
          <w:rPr>
            <w:rFonts w:ascii="Arial" w:hAnsi="Arial" w:cs="Arial"/>
            <w:color w:val="000000"/>
            <w:sz w:val="23"/>
            <w:szCs w:val="23"/>
            <w:shd w:val="clear" w:color="auto" w:fill="FFFFFF"/>
            <w:lang w:val="ru-RU"/>
            <w:rPrChange w:id="81" w:author="Olga" w:date="2019-04-07T20:03:00Z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rPrChange>
          </w:rPr>
          <w:t xml:space="preserve"> кода</w:t>
        </w:r>
      </w:ins>
    </w:p>
    <w:p w:rsidR="00143EF3" w:rsidRPr="001B11AC" w:rsidDel="00B14D5A" w:rsidRDefault="00143E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del w:id="82" w:author="Olga" w:date="2019-04-07T19:41:00Z"/>
          <w:color w:val="4472C4" w:themeColor="accent5"/>
          <w:lang w:val="ru-RU"/>
          <w:rPrChange w:id="83" w:author="Olga" w:date="2019-04-23T13:54:00Z">
            <w:rPr>
              <w:del w:id="84" w:author="Olga" w:date="2019-04-07T19:41:00Z"/>
            </w:rPr>
          </w:rPrChange>
        </w:rPr>
        <w:pPrChange w:id="85" w:author="Olga" w:date="2019-04-07T19:41:00Z">
          <w:pPr/>
        </w:pPrChange>
      </w:pP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86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npm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87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 xml:space="preserve"> 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88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install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89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 xml:space="preserve"> --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90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save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91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>-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92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dev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93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 xml:space="preserve"> 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94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eslint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95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 xml:space="preserve"> 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96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eslint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97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>-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98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plugin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val="ru-RU" w:eastAsia="pl-PL"/>
          <w:rPrChange w:id="99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val="ru-RU" w:eastAsia="pl-PL"/>
            </w:rPr>
          </w:rPrChange>
        </w:rPr>
        <w:t>-</w:t>
      </w:r>
      <w:r w:rsidRPr="001736D4">
        <w:rPr>
          <w:rFonts w:ascii="Consolas" w:eastAsia="Times New Roman" w:hAnsi="Consolas" w:cs="Courier New"/>
          <w:color w:val="4472C4" w:themeColor="accent5"/>
          <w:sz w:val="20"/>
          <w:szCs w:val="20"/>
          <w:shd w:val="clear" w:color="auto" w:fill="F7F7F7"/>
          <w:lang w:eastAsia="pl-PL"/>
          <w:rPrChange w:id="100" w:author="Olga" w:date="2019-04-07T20:29:00Z">
            <w:rPr>
              <w:rFonts w:ascii="Consolas" w:eastAsia="Times New Roman" w:hAnsi="Consolas" w:cs="Courier New"/>
              <w:color w:val="333333"/>
              <w:sz w:val="20"/>
              <w:szCs w:val="20"/>
              <w:shd w:val="clear" w:color="auto" w:fill="F7F7F7"/>
              <w:lang w:eastAsia="pl-PL"/>
            </w:rPr>
          </w:rPrChange>
        </w:rPr>
        <w:t>node</w:t>
      </w:r>
    </w:p>
    <w:p w:rsidR="00B14D5A" w:rsidRDefault="00B14D5A" w:rsidP="00B14D5A">
      <w:pPr>
        <w:rPr>
          <w:ins w:id="101" w:author="Olga" w:date="2019-04-07T19:41:00Z"/>
          <w:rFonts w:ascii="Courier New" w:eastAsia="Times New Roman" w:hAnsi="Courier New" w:cs="Courier New"/>
          <w:color w:val="333333"/>
          <w:sz w:val="24"/>
          <w:szCs w:val="24"/>
          <w:lang w:val="ru-RU" w:eastAsia="pl-PL"/>
        </w:rPr>
      </w:pPr>
    </w:p>
    <w:p w:rsidR="00B14D5A" w:rsidRDefault="00B14D5A" w:rsidP="00B14D5A">
      <w:pPr>
        <w:rPr>
          <w:ins w:id="102" w:author="Olga" w:date="2019-04-07T19:57:00Z"/>
          <w:b/>
          <w:i/>
          <w:lang w:val="ru-RU"/>
        </w:rPr>
      </w:pPr>
      <w:ins w:id="103" w:author="Olga" w:date="2019-04-07T19:42:00Z">
        <w:r w:rsidRPr="00B14D5A">
          <w:rPr>
            <w:b/>
            <w:i/>
            <w:lang w:val="ru-RU"/>
            <w:rPrChange w:id="104" w:author="Olga" w:date="2019-04-07T19:43:00Z">
              <w:rPr>
                <w:lang w:val="ru-RU"/>
              </w:rPr>
            </w:rPrChange>
          </w:rPr>
          <w:t xml:space="preserve">Должен быть установлен плагин </w:t>
        </w:r>
        <w:r w:rsidRPr="00B14D5A">
          <w:rPr>
            <w:b/>
            <w:i/>
            <w:rPrChange w:id="105" w:author="Olga" w:date="2019-04-07T19:43:00Z">
              <w:rPr/>
            </w:rPrChange>
          </w:rPr>
          <w:t>Eslint</w:t>
        </w:r>
        <w:r w:rsidRPr="00B14D5A">
          <w:rPr>
            <w:b/>
            <w:i/>
            <w:lang w:val="ru-RU"/>
            <w:rPrChange w:id="106" w:author="Olga" w:date="2019-04-07T19:43:00Z">
              <w:rPr>
                <w:lang w:val="ru-RU"/>
              </w:rPr>
            </w:rPrChange>
          </w:rPr>
          <w:t xml:space="preserve"> устанавливается в редакторе</w:t>
        </w:r>
      </w:ins>
    </w:p>
    <w:p w:rsidR="0025272C" w:rsidRPr="0025272C" w:rsidRDefault="0025272C" w:rsidP="00B14D5A">
      <w:pPr>
        <w:rPr>
          <w:ins w:id="107" w:author="Olga" w:date="2019-04-07T19:57:00Z"/>
          <w:b/>
          <w:i/>
          <w:lang w:val="ru-RU"/>
          <w:rPrChange w:id="108" w:author="Olga" w:date="2019-04-07T19:57:00Z">
            <w:rPr>
              <w:ins w:id="109" w:author="Olga" w:date="2019-04-07T19:57:00Z"/>
              <w:b/>
              <w:i/>
            </w:rPr>
          </w:rPrChange>
        </w:rPr>
      </w:pPr>
      <w:ins w:id="110" w:author="Olga" w:date="2019-04-07T19:57:00Z">
        <w:r w:rsidRPr="0025272C">
          <w:rPr>
            <w:b/>
            <w:i/>
            <w:lang w:val="ru-RU"/>
            <w:rPrChange w:id="111" w:author="Olga" w:date="2019-04-07T19:57:00Z">
              <w:rPr>
                <w:b/>
                <w:i/>
              </w:rPr>
            </w:rPrChange>
          </w:rPr>
          <w:t>Или</w:t>
        </w:r>
      </w:ins>
    </w:p>
    <w:p w:rsidR="0025272C" w:rsidRPr="0025272C" w:rsidRDefault="0025272C">
      <w:pPr>
        <w:spacing w:after="0" w:line="240" w:lineRule="auto"/>
        <w:rPr>
          <w:ins w:id="112" w:author="Olga" w:date="2019-04-07T19:57:00Z"/>
          <w:rFonts w:ascii="Times New Roman" w:eastAsia="Times New Roman" w:hAnsi="Times New Roman" w:cs="Times New Roman"/>
          <w:i/>
          <w:sz w:val="24"/>
          <w:szCs w:val="24"/>
          <w:lang w:val="ru-RU" w:eastAsia="pl-PL"/>
          <w:rPrChange w:id="113" w:author="Olga" w:date="2019-04-07T19:57:00Z">
            <w:rPr>
              <w:ins w:id="114" w:author="Olga" w:date="2019-04-07T19:57:00Z"/>
              <w:rFonts w:ascii="Times New Roman" w:eastAsia="Times New Roman" w:hAnsi="Times New Roman" w:cs="Times New Roman"/>
              <w:sz w:val="24"/>
              <w:szCs w:val="24"/>
              <w:lang w:val="ru-RU" w:eastAsia="pl-PL"/>
            </w:rPr>
          </w:rPrChange>
        </w:rPr>
        <w:pPrChange w:id="115" w:author="Olga" w:date="2019-04-07T19:57:00Z">
          <w:pPr>
            <w:pBdr>
              <w:top w:val="single" w:sz="6" w:space="11" w:color="808080"/>
              <w:left w:val="single" w:sz="36" w:space="8" w:color="808080"/>
              <w:bottom w:val="single" w:sz="6" w:space="11" w:color="808080"/>
              <w:right w:val="single" w:sz="6" w:space="8" w:color="808080"/>
            </w:pBdr>
            <w:shd w:val="clear" w:color="auto" w:fill="1E1E1E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before="120" w:after="120" w:line="270" w:lineRule="atLeast"/>
          </w:pPr>
        </w:pPrChange>
      </w:pPr>
      <w:ins w:id="116" w:author="Olga" w:date="2019-04-07T19:57:00Z">
        <w:r w:rsidRPr="0025272C">
          <w:rPr>
            <w:rFonts w:ascii="Arial" w:eastAsia="Times New Roman" w:hAnsi="Arial" w:cs="Arial"/>
            <w:b/>
            <w:bCs/>
            <w:i/>
            <w:color w:val="000000"/>
            <w:sz w:val="23"/>
            <w:szCs w:val="23"/>
            <w:shd w:val="clear" w:color="auto" w:fill="FFFFFF"/>
            <w:lang w:val="ru-RU" w:eastAsia="pl-PL"/>
            <w:rPrChange w:id="117" w:author="Olga" w:date="2019-04-07T19:57:00Z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shd w:val="clear" w:color="auto" w:fill="FFFFFF"/>
                <w:lang w:eastAsia="pl-PL"/>
              </w:rPr>
            </w:rPrChange>
          </w:rPr>
          <w:t>Плагин импорта для</w:t>
        </w:r>
        <w:r w:rsidRPr="0025272C">
          <w:rPr>
            <w:rFonts w:ascii="Arial" w:eastAsia="Times New Roman" w:hAnsi="Arial" w:cs="Arial"/>
            <w:b/>
            <w:bCs/>
            <w:i/>
            <w:color w:val="000000"/>
            <w:sz w:val="23"/>
            <w:szCs w:val="23"/>
            <w:shd w:val="clear" w:color="auto" w:fill="FFFFFF"/>
            <w:lang w:eastAsia="pl-PL"/>
            <w:rPrChange w:id="118" w:author="Olga" w:date="2019-04-07T19:57:00Z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shd w:val="clear" w:color="auto" w:fill="FFFFFF"/>
                <w:lang w:eastAsia="pl-PL"/>
              </w:rPr>
            </w:rPrChange>
          </w:rPr>
          <w:t> ESLint</w:t>
        </w:r>
      </w:ins>
    </w:p>
    <w:p w:rsidR="0025272C" w:rsidRDefault="0025272C">
      <w:pPr>
        <w:spacing w:after="0" w:line="240" w:lineRule="auto"/>
        <w:rPr>
          <w:ins w:id="119" w:author="Olga" w:date="2019-04-07T19:57:00Z"/>
          <w:rFonts w:ascii="Times New Roman" w:eastAsia="Times New Roman" w:hAnsi="Times New Roman" w:cs="Times New Roman"/>
          <w:sz w:val="24"/>
          <w:szCs w:val="24"/>
          <w:lang w:val="ru-RU" w:eastAsia="pl-PL"/>
        </w:rPr>
        <w:pPrChange w:id="120" w:author="Olga" w:date="2019-04-07T19:57:00Z">
          <w:pPr>
            <w:pBdr>
              <w:top w:val="single" w:sz="6" w:space="11" w:color="808080"/>
              <w:left w:val="single" w:sz="36" w:space="8" w:color="808080"/>
              <w:bottom w:val="single" w:sz="6" w:space="11" w:color="808080"/>
              <w:right w:val="single" w:sz="6" w:space="8" w:color="808080"/>
            </w:pBdr>
            <w:shd w:val="clear" w:color="auto" w:fill="1E1E1E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before="120" w:after="120" w:line="270" w:lineRule="atLeast"/>
          </w:pPr>
        </w:pPrChange>
      </w:pPr>
    </w:p>
    <w:p w:rsidR="0025272C" w:rsidRPr="001B11AC" w:rsidRDefault="0025272C">
      <w:pPr>
        <w:spacing w:after="0" w:line="240" w:lineRule="auto"/>
        <w:rPr>
          <w:ins w:id="121" w:author="Olga" w:date="2019-04-07T19:57:00Z"/>
          <w:rFonts w:ascii="Times New Roman" w:eastAsia="Times New Roman" w:hAnsi="Times New Roman" w:cs="Times New Roman"/>
          <w:sz w:val="24"/>
          <w:szCs w:val="24"/>
          <w:lang w:val="ru-RU" w:eastAsia="pl-PL"/>
          <w:rPrChange w:id="122" w:author="Olga" w:date="2019-04-23T13:54:00Z">
            <w:rPr>
              <w:ins w:id="123" w:author="Olga" w:date="2019-04-07T19:57:00Z"/>
              <w:rFonts w:ascii="Consolas" w:eastAsia="Times New Roman" w:hAnsi="Consolas" w:cs="Courier New"/>
              <w:color w:val="DCDCDC"/>
              <w:sz w:val="20"/>
              <w:szCs w:val="20"/>
              <w:lang w:eastAsia="pl-PL"/>
            </w:rPr>
          </w:rPrChange>
        </w:rPr>
        <w:pPrChange w:id="124" w:author="Olga" w:date="2019-04-07T19:57:00Z">
          <w:pPr>
            <w:pBdr>
              <w:top w:val="single" w:sz="6" w:space="11" w:color="808080"/>
              <w:left w:val="single" w:sz="36" w:space="8" w:color="808080"/>
              <w:bottom w:val="single" w:sz="6" w:space="11" w:color="808080"/>
              <w:right w:val="single" w:sz="6" w:space="8" w:color="808080"/>
            </w:pBdr>
            <w:shd w:val="clear" w:color="auto" w:fill="1E1E1E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wordWrap w:val="0"/>
            <w:spacing w:before="120" w:after="120" w:line="270" w:lineRule="atLeast"/>
          </w:pPr>
        </w:pPrChange>
      </w:pPr>
      <w:ins w:id="125" w:author="Olga" w:date="2019-04-07T19:57:00Z"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26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npm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27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 xml:space="preserve"> </w:t>
        </w:r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28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i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29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 xml:space="preserve"> --</w:t>
        </w:r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30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save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31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-</w:t>
        </w:r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32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dev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33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 xml:space="preserve"> </w:t>
        </w:r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34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eslint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35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-</w:t>
        </w:r>
        <w:r w:rsidRPr="0025272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eastAsia="pl-PL"/>
            <w:rPrChange w:id="136" w:author="Olga" w:date="2019-04-07T19:57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plugin</w:t>
        </w:r>
        <w:r w:rsidRPr="001B11AC">
          <w:rPr>
            <w:rFonts w:ascii="Consolas" w:eastAsia="Times New Roman" w:hAnsi="Consolas" w:cs="Courier New"/>
            <w:color w:val="DCDCDC"/>
            <w:sz w:val="20"/>
            <w:szCs w:val="20"/>
            <w:highlight w:val="black"/>
            <w:lang w:val="ru-RU" w:eastAsia="pl-PL"/>
            <w:rPrChange w:id="137" w:author="Olga" w:date="2019-04-23T13:54:00Z">
              <w:rPr>
                <w:rFonts w:ascii="Consolas" w:eastAsia="Times New Roman" w:hAnsi="Consolas" w:cs="Courier New"/>
                <w:color w:val="DCDCDC"/>
                <w:sz w:val="20"/>
                <w:szCs w:val="20"/>
                <w:lang w:eastAsia="pl-PL"/>
              </w:rPr>
            </w:rPrChange>
          </w:rPr>
          <w:t>-</w:t>
        </w:r>
        <w:r w:rsidRPr="0025272C">
          <w:rPr>
            <w:rFonts w:ascii="Consolas" w:eastAsia="Times New Roman" w:hAnsi="Consolas" w:cs="Courier New"/>
            <w:color w:val="569CD6"/>
            <w:sz w:val="20"/>
            <w:szCs w:val="20"/>
            <w:highlight w:val="black"/>
            <w:lang w:eastAsia="pl-PL"/>
            <w:rPrChange w:id="138" w:author="Olga" w:date="2019-04-07T19:57:00Z">
              <w:rPr>
                <w:rFonts w:ascii="Consolas" w:eastAsia="Times New Roman" w:hAnsi="Consolas" w:cs="Courier New"/>
                <w:color w:val="569CD6"/>
                <w:sz w:val="20"/>
                <w:szCs w:val="20"/>
                <w:lang w:eastAsia="pl-PL"/>
              </w:rPr>
            </w:rPrChange>
          </w:rPr>
          <w:t>import</w:t>
        </w:r>
      </w:ins>
    </w:p>
    <w:p w:rsidR="0025272C" w:rsidRPr="001B11AC" w:rsidRDefault="0025272C" w:rsidP="00B14D5A">
      <w:pPr>
        <w:rPr>
          <w:ins w:id="139" w:author="Olga" w:date="2019-04-07T19:42:00Z"/>
          <w:b/>
          <w:i/>
          <w:lang w:val="ru-RU"/>
          <w:rPrChange w:id="140" w:author="Olga" w:date="2019-04-23T13:54:00Z">
            <w:rPr>
              <w:ins w:id="141" w:author="Olga" w:date="2019-04-07T19:42:00Z"/>
              <w:lang w:val="ru-RU"/>
            </w:rPr>
          </w:rPrChange>
        </w:rPr>
      </w:pPr>
    </w:p>
    <w:p w:rsidR="00143EF3" w:rsidRPr="001B11AC" w:rsidDel="00B14D5A" w:rsidRDefault="00143EF3">
      <w:pPr>
        <w:rPr>
          <w:del w:id="142" w:author="Olga" w:date="2019-04-07T19:41:00Z"/>
          <w:lang w:val="ru-RU"/>
        </w:rPr>
      </w:pPr>
    </w:p>
    <w:p w:rsidR="005D1911" w:rsidRPr="001B11AC" w:rsidDel="00B14D5A" w:rsidRDefault="005D1911">
      <w:pPr>
        <w:rPr>
          <w:del w:id="143" w:author="Olga" w:date="2019-04-07T19:41:00Z"/>
          <w:lang w:val="ru-RU"/>
          <w:rPrChange w:id="144" w:author="Olga" w:date="2019-04-23T13:54:00Z">
            <w:rPr>
              <w:del w:id="145" w:author="Olga" w:date="2019-04-07T19:41:00Z"/>
            </w:rPr>
          </w:rPrChange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461010" y="1651635"/>
            <wp:positionH relativeFrom="margin">
              <wp:align>right</wp:align>
            </wp:positionH>
            <wp:positionV relativeFrom="margin">
              <wp:align>top</wp:align>
            </wp:positionV>
            <wp:extent cx="3257550" cy="27241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9CAF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C8F" w:rsidRPr="001B11AC" w:rsidDel="00B14D5A" w:rsidRDefault="00CB4C8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del w:id="146" w:author="Olga" w:date="2019-04-07T19:41:00Z"/>
          <w:b/>
          <w:sz w:val="28"/>
          <w:szCs w:val="28"/>
          <w:lang w:val="ru-RU"/>
        </w:rPr>
        <w:pPrChange w:id="147" w:author="Olga" w:date="2019-04-07T19:41:00Z">
          <w:pPr/>
        </w:pPrChange>
      </w:pPr>
      <w:del w:id="148" w:author="Olga" w:date="2019-04-07T19:41:00Z">
        <w:r w:rsidRPr="00AB112C" w:rsidDel="00B14D5A">
          <w:rPr>
            <w:b/>
            <w:sz w:val="28"/>
            <w:szCs w:val="28"/>
            <w:lang w:val="uk-UA"/>
          </w:rPr>
          <w:delText xml:space="preserve">Создать файл </w:delText>
        </w:r>
        <w:r w:rsidRPr="001B11AC" w:rsidDel="00B14D5A">
          <w:rPr>
            <w:b/>
            <w:sz w:val="28"/>
            <w:szCs w:val="28"/>
            <w:lang w:val="ru-RU"/>
          </w:rPr>
          <w:delText>.</w:delText>
        </w:r>
        <w:r w:rsidRPr="00AB112C" w:rsidDel="00B14D5A">
          <w:rPr>
            <w:b/>
            <w:sz w:val="28"/>
            <w:szCs w:val="28"/>
          </w:rPr>
          <w:delText>gitignor</w:delText>
        </w:r>
        <w:r w:rsidR="00AB112C" w:rsidRPr="001B11AC" w:rsidDel="00B14D5A">
          <w:rPr>
            <w:b/>
            <w:sz w:val="28"/>
            <w:szCs w:val="28"/>
            <w:lang w:val="ru-RU"/>
          </w:rPr>
          <w:delText xml:space="preserve"> </w:delText>
        </w:r>
        <w:r w:rsidRPr="001B11AC" w:rsidDel="00B14D5A">
          <w:rPr>
            <w:b/>
            <w:sz w:val="28"/>
            <w:szCs w:val="28"/>
            <w:lang w:val="ru-RU"/>
          </w:rPr>
          <w:delText xml:space="preserve"> </w:delText>
        </w:r>
        <w:r w:rsidRPr="00AB112C" w:rsidDel="00B14D5A">
          <w:rPr>
            <w:b/>
            <w:sz w:val="28"/>
            <w:szCs w:val="28"/>
            <w:lang w:val="ru-RU"/>
          </w:rPr>
          <w:delText>в</w:delText>
        </w:r>
        <w:r w:rsidRPr="001B11AC" w:rsidDel="00B14D5A">
          <w:rPr>
            <w:b/>
            <w:sz w:val="28"/>
            <w:szCs w:val="28"/>
            <w:lang w:val="ru-RU"/>
          </w:rPr>
          <w:delText xml:space="preserve"> </w:delText>
        </w:r>
        <w:r w:rsidRPr="00AB112C" w:rsidDel="00B14D5A">
          <w:rPr>
            <w:b/>
            <w:sz w:val="28"/>
            <w:szCs w:val="28"/>
            <w:lang w:val="ru-RU"/>
          </w:rPr>
          <w:delText>нем</w:delText>
        </w:r>
        <w:r w:rsidRPr="001B11AC" w:rsidDel="00B14D5A">
          <w:rPr>
            <w:b/>
            <w:sz w:val="28"/>
            <w:szCs w:val="28"/>
            <w:lang w:val="ru-RU"/>
          </w:rPr>
          <w:delText xml:space="preserve"> </w:delText>
        </w:r>
        <w:r w:rsidRPr="00AB112C" w:rsidDel="00B14D5A">
          <w:rPr>
            <w:b/>
            <w:sz w:val="28"/>
            <w:szCs w:val="28"/>
            <w:lang w:val="ru-RU"/>
          </w:rPr>
          <w:delText>написать</w:delText>
        </w:r>
        <w:r w:rsidRPr="001B11AC" w:rsidDel="00B14D5A">
          <w:rPr>
            <w:b/>
            <w:sz w:val="28"/>
            <w:szCs w:val="28"/>
            <w:lang w:val="ru-RU"/>
          </w:rPr>
          <w:delText xml:space="preserve"> </w:delText>
        </w:r>
        <w:r w:rsidRPr="00AB112C" w:rsidDel="00B14D5A">
          <w:rPr>
            <w:b/>
            <w:sz w:val="28"/>
            <w:szCs w:val="28"/>
          </w:rPr>
          <w:delText>node</w:delText>
        </w:r>
        <w:r w:rsidRPr="001B11AC" w:rsidDel="00B14D5A">
          <w:rPr>
            <w:b/>
            <w:sz w:val="28"/>
            <w:szCs w:val="28"/>
            <w:lang w:val="ru-RU"/>
          </w:rPr>
          <w:delText>_</w:delText>
        </w:r>
        <w:r w:rsidRPr="00AB112C" w:rsidDel="00B14D5A">
          <w:rPr>
            <w:b/>
            <w:sz w:val="28"/>
            <w:szCs w:val="28"/>
          </w:rPr>
          <w:delText>modules</w:delText>
        </w:r>
      </w:del>
    </w:p>
    <w:p w:rsidR="00CB4C8F" w:rsidRPr="001B11AC" w:rsidRDefault="00CB4C8F">
      <w:pPr>
        <w:rPr>
          <w:b/>
          <w:lang w:val="ru-RU"/>
        </w:rPr>
      </w:pPr>
    </w:p>
    <w:p w:rsidR="00CB4C8F" w:rsidRPr="0025272C" w:rsidDel="0025272C" w:rsidRDefault="00CB4C8F">
      <w:pPr>
        <w:pStyle w:val="aa"/>
        <w:numPr>
          <w:ilvl w:val="1"/>
          <w:numId w:val="32"/>
        </w:numPr>
        <w:rPr>
          <w:del w:id="149" w:author="Olga" w:date="2019-04-07T19:58:00Z"/>
          <w:b/>
          <w:rPrChange w:id="150" w:author="Olga" w:date="2019-04-07T19:58:00Z">
            <w:rPr>
              <w:del w:id="151" w:author="Olga" w:date="2019-04-07T19:58:00Z"/>
              <w:b/>
              <w:lang w:val="ru-RU"/>
            </w:rPr>
          </w:rPrChange>
        </w:rPr>
        <w:pPrChange w:id="152" w:author="Olga" w:date="2019-04-07T19:58:00Z">
          <w:pPr/>
        </w:pPrChange>
      </w:pPr>
    </w:p>
    <w:p w:rsidR="0025272C" w:rsidRPr="004C2A3A" w:rsidRDefault="004E24BC">
      <w:pPr>
        <w:pStyle w:val="aa"/>
        <w:numPr>
          <w:ilvl w:val="1"/>
          <w:numId w:val="32"/>
        </w:numPr>
        <w:rPr>
          <w:lang w:val="uk-UA"/>
        </w:rPr>
        <w:pPrChange w:id="153" w:author="Olga" w:date="2019-04-07T19:58:00Z">
          <w:pPr/>
        </w:pPrChange>
      </w:pPr>
      <w:del w:id="154" w:author="Olga" w:date="2019-04-07T19:42:00Z">
        <w:r w:rsidRPr="0025272C" w:rsidDel="00B14D5A">
          <w:rPr>
            <w:rPrChange w:id="155" w:author="Olga" w:date="2019-04-07T19:58:00Z">
              <w:rPr>
                <w:lang w:val="ru-RU"/>
              </w:rPr>
            </w:rPrChange>
          </w:rPr>
          <w:delText>7.</w:delText>
        </w:r>
      </w:del>
      <w:r w:rsidRPr="004C2A3A">
        <w:rPr>
          <w:lang w:val="ru-RU"/>
        </w:rPr>
        <w:t>создаем</w:t>
      </w:r>
      <w:r w:rsidRPr="0025272C">
        <w:rPr>
          <w:rPrChange w:id="156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файл</w:t>
      </w:r>
      <w:r w:rsidRPr="0025272C">
        <w:rPr>
          <w:rPrChange w:id="157" w:author="Olga" w:date="2019-04-07T19:58:00Z">
            <w:rPr>
              <w:lang w:val="ru-RU"/>
            </w:rPr>
          </w:rPrChange>
        </w:rPr>
        <w:t xml:space="preserve"> .eslintrc </w:t>
      </w:r>
      <w:r w:rsidRPr="004C2A3A">
        <w:rPr>
          <w:lang w:val="ru-RU"/>
        </w:rPr>
        <w:t>и</w:t>
      </w:r>
      <w:r w:rsidRPr="0025272C">
        <w:rPr>
          <w:rPrChange w:id="158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вставим</w:t>
      </w:r>
      <w:r w:rsidRPr="0025272C">
        <w:rPr>
          <w:rPrChange w:id="159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в</w:t>
      </w:r>
      <w:r w:rsidRPr="0025272C">
        <w:rPr>
          <w:rPrChange w:id="160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него</w:t>
      </w:r>
      <w:r w:rsidRPr="0025272C">
        <w:rPr>
          <w:rPrChange w:id="161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код</w:t>
      </w:r>
      <w:r w:rsidRPr="0025272C">
        <w:rPr>
          <w:rPrChange w:id="162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с</w:t>
      </w:r>
      <w:r w:rsidRPr="0025272C">
        <w:rPr>
          <w:rPrChange w:id="163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ru-RU"/>
        </w:rPr>
        <w:t>сайта</w:t>
      </w:r>
      <w:r w:rsidRPr="0025272C">
        <w:rPr>
          <w:rPrChange w:id="164" w:author="Olga" w:date="2019-04-07T19:58:00Z">
            <w:rPr>
              <w:lang w:val="ru-RU"/>
            </w:rPr>
          </w:rPrChange>
        </w:rPr>
        <w:t xml:space="preserve"> </w:t>
      </w:r>
      <w:r w:rsidRPr="004C2A3A">
        <w:rPr>
          <w:lang w:val="uk-UA"/>
        </w:rPr>
        <w:t>npm</w:t>
      </w:r>
      <w:ins w:id="165" w:author="Olga" w:date="2019-04-07T19:52:00Z">
        <w:r w:rsidR="0025272C" w:rsidRPr="004C2A3A">
          <w:rPr>
            <w:lang w:val="uk-UA"/>
          </w:rPr>
          <w:t xml:space="preserve"> </w:t>
        </w:r>
        <w:r w:rsidR="0025272C" w:rsidRPr="0025272C">
          <w:rPr>
            <w:color w:val="767171" w:themeColor="background2" w:themeShade="80"/>
            <w:lang w:val="uk-UA"/>
            <w:rPrChange w:id="166" w:author="Olga" w:date="2019-04-07T19:58:00Z">
              <w:rPr>
                <w:lang w:val="uk-UA"/>
              </w:rPr>
            </w:rPrChange>
          </w:rPr>
          <w:t>.eslintrc.json</w:t>
        </w:r>
        <w:r w:rsidR="0025272C" w:rsidRPr="0025272C">
          <w:rPr>
            <w:color w:val="767171" w:themeColor="background2" w:themeShade="80"/>
            <w:rPrChange w:id="167" w:author="Olga" w:date="2019-04-07T19:58:00Z">
              <w:rPr/>
            </w:rPrChange>
          </w:rPr>
          <w:t>(exempl)</w:t>
        </w:r>
      </w:ins>
    </w:p>
    <w:p w:rsidR="003421A0" w:rsidRPr="0025272C" w:rsidDel="00B14D5A" w:rsidRDefault="003421A0">
      <w:pPr>
        <w:rPr>
          <w:del w:id="168" w:author="Olga" w:date="2019-04-07T19:42:00Z"/>
          <w:rPrChange w:id="169" w:author="Olga" w:date="2019-04-07T19:58:00Z">
            <w:rPr>
              <w:del w:id="170" w:author="Olga" w:date="2019-04-07T19:42:00Z"/>
              <w:lang w:val="ru-RU"/>
            </w:rPr>
          </w:rPrChange>
        </w:rPr>
      </w:pPr>
      <w:del w:id="171" w:author="Olga" w:date="2019-04-07T19:42:00Z">
        <w:r w:rsidDel="00B14D5A">
          <w:rPr>
            <w:lang w:val="ru-RU"/>
          </w:rPr>
          <w:delText>Должен</w:delText>
        </w:r>
        <w:r w:rsidRPr="0025272C" w:rsidDel="00B14D5A">
          <w:rPr>
            <w:rPrChange w:id="172" w:author="Olga" w:date="2019-04-07T19:58:00Z">
              <w:rPr>
                <w:lang w:val="ru-RU"/>
              </w:rPr>
            </w:rPrChange>
          </w:rPr>
          <w:delText xml:space="preserve"> </w:delText>
        </w:r>
        <w:r w:rsidDel="00B14D5A">
          <w:rPr>
            <w:lang w:val="ru-RU"/>
          </w:rPr>
          <w:delText>быть</w:delText>
        </w:r>
        <w:r w:rsidRPr="0025272C" w:rsidDel="00B14D5A">
          <w:rPr>
            <w:rPrChange w:id="173" w:author="Olga" w:date="2019-04-07T19:58:00Z">
              <w:rPr>
                <w:lang w:val="ru-RU"/>
              </w:rPr>
            </w:rPrChange>
          </w:rPr>
          <w:delText xml:space="preserve"> </w:delText>
        </w:r>
        <w:r w:rsidDel="00B14D5A">
          <w:rPr>
            <w:lang w:val="ru-RU"/>
          </w:rPr>
          <w:delText>установлен</w:delText>
        </w:r>
        <w:r w:rsidRPr="0025272C" w:rsidDel="00B14D5A">
          <w:rPr>
            <w:rPrChange w:id="174" w:author="Olga" w:date="2019-04-07T19:58:00Z">
              <w:rPr>
                <w:lang w:val="ru-RU"/>
              </w:rPr>
            </w:rPrChange>
          </w:rPr>
          <w:delText xml:space="preserve"> </w:delText>
        </w:r>
        <w:r w:rsidDel="00B14D5A">
          <w:rPr>
            <w:lang w:val="ru-RU"/>
          </w:rPr>
          <w:delText>плагин</w:delText>
        </w:r>
        <w:r w:rsidRPr="0025272C" w:rsidDel="00B14D5A">
          <w:rPr>
            <w:rPrChange w:id="175" w:author="Olga" w:date="2019-04-07T19:58:00Z">
              <w:rPr>
                <w:lang w:val="ru-RU"/>
              </w:rPr>
            </w:rPrChange>
          </w:rPr>
          <w:delText xml:space="preserve"> </w:delText>
        </w:r>
        <w:r w:rsidDel="00B14D5A">
          <w:delText>Eslint</w:delText>
        </w:r>
        <w:r w:rsidR="0016173B" w:rsidRPr="0025272C" w:rsidDel="00B14D5A">
          <w:rPr>
            <w:rPrChange w:id="176" w:author="Olga" w:date="2019-04-07T19:58:00Z">
              <w:rPr>
                <w:lang w:val="ru-RU"/>
              </w:rPr>
            </w:rPrChange>
          </w:rPr>
          <w:delText xml:space="preserve"> </w:delText>
        </w:r>
        <w:r w:rsidR="0016173B" w:rsidRPr="0016173B" w:rsidDel="00B14D5A">
          <w:rPr>
            <w:lang w:val="ru-RU"/>
          </w:rPr>
          <w:delText>устанавливается</w:delText>
        </w:r>
        <w:r w:rsidR="0016173B" w:rsidRPr="0025272C" w:rsidDel="00B14D5A">
          <w:rPr>
            <w:rPrChange w:id="177" w:author="Olga" w:date="2019-04-07T19:58:00Z">
              <w:rPr>
                <w:lang w:val="ru-RU"/>
              </w:rPr>
            </w:rPrChange>
          </w:rPr>
          <w:delText xml:space="preserve"> </w:delText>
        </w:r>
        <w:r w:rsidR="0016173B" w:rsidRPr="0016173B" w:rsidDel="00B14D5A">
          <w:rPr>
            <w:lang w:val="ru-RU"/>
          </w:rPr>
          <w:delText>в</w:delText>
        </w:r>
        <w:r w:rsidR="0016173B" w:rsidRPr="0025272C" w:rsidDel="00B14D5A">
          <w:rPr>
            <w:rPrChange w:id="178" w:author="Olga" w:date="2019-04-07T19:58:00Z">
              <w:rPr>
                <w:lang w:val="ru-RU"/>
              </w:rPr>
            </w:rPrChange>
          </w:rPr>
          <w:delText xml:space="preserve"> </w:delText>
        </w:r>
        <w:r w:rsidR="0016173B" w:rsidRPr="0016173B" w:rsidDel="00B14D5A">
          <w:rPr>
            <w:lang w:val="ru-RU"/>
          </w:rPr>
          <w:delText>ре</w:delText>
        </w:r>
        <w:r w:rsidR="0016173B" w:rsidDel="00B14D5A">
          <w:rPr>
            <w:lang w:val="ru-RU"/>
          </w:rPr>
          <w:delText>дакторе</w:delText>
        </w:r>
      </w:del>
    </w:p>
    <w:p w:rsidR="0016173B" w:rsidRPr="004C2A3A" w:rsidDel="0025272C" w:rsidRDefault="0016173B">
      <w:pPr>
        <w:rPr>
          <w:del w:id="179" w:author="Olga" w:date="2019-04-07T19:58:00Z"/>
        </w:rPr>
      </w:pPr>
    </w:p>
    <w:p w:rsidR="003421A0" w:rsidRPr="0025272C" w:rsidDel="0025272C" w:rsidRDefault="003421A0">
      <w:pPr>
        <w:rPr>
          <w:del w:id="180" w:author="Olga" w:date="2019-04-07T19:58:00Z"/>
          <w:rPrChange w:id="181" w:author="Olga" w:date="2019-04-07T19:58:00Z">
            <w:rPr>
              <w:del w:id="182" w:author="Olga" w:date="2019-04-07T19:58:00Z"/>
              <w:lang w:val="ru-RU"/>
            </w:rPr>
          </w:rPrChange>
        </w:rPr>
      </w:pPr>
    </w:p>
    <w:p w:rsidR="004E24BC" w:rsidRPr="0025272C" w:rsidRDefault="004E24BC">
      <w:pPr>
        <w:rPr>
          <w:rPrChange w:id="183" w:author="Olga" w:date="2019-04-07T19:58:00Z">
            <w:rPr>
              <w:lang w:val="ru-RU"/>
            </w:rPr>
          </w:rPrChange>
        </w:rPr>
      </w:pPr>
      <w:del w:id="184" w:author="Olga" w:date="2019-04-07T19:52:00Z">
        <w:r w:rsidDel="0025272C">
          <w:rPr>
            <w:noProof/>
            <w:lang w:eastAsia="pl-PL"/>
          </w:rPr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-1905</wp:posOffset>
              </wp:positionV>
              <wp:extent cx="3519170" cy="1673860"/>
              <wp:effectExtent l="0" t="0" r="5080" b="2540"/>
              <wp:wrapTopAndBottom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09CB58C.tmp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19170" cy="1673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:rsidR="0097337C" w:rsidRPr="001B11A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85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86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{</w:t>
      </w:r>
    </w:p>
    <w:p w:rsidR="0097337C" w:rsidRPr="001B11A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87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88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   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189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plugins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190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91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: [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192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node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193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94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],</w:t>
      </w:r>
    </w:p>
    <w:p w:rsidR="0097337C" w:rsidRPr="001B11A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95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96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   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197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extends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198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99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: [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0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eslint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1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: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recommended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2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03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, 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4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plugin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5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: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node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6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/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recommended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07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08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],</w:t>
      </w:r>
    </w:p>
    <w:p w:rsidR="0097337C" w:rsidRPr="001B11A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09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10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   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1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rules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2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13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: {</w:t>
      </w:r>
    </w:p>
    <w:p w:rsidR="0097337C" w:rsidRPr="001B11A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14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15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       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6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node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7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/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exports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8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-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eastAsia="pl-PL"/>
          <w:rPrChange w:id="219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20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: [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21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error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22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23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, 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24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module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25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.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exports</w:t>
      </w:r>
      <w:r w:rsidRPr="001B11AC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226" w:author="Olga" w:date="2019-04-23T13:54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27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],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228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       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"node/prefer-global/buffer"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[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"error"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"always"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"node/prefer-global/console"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[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"error"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"always"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"node/prefer-global/process"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[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"error"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"always"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"node/prefer-global/url-search-params"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[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"error"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"always"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97337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"node/prefer-global/url"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[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"error"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7337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"always"</w:t>
      </w: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</w:t>
      </w:r>
    </w:p>
    <w:p w:rsidR="0097337C" w:rsidRPr="0097337C" w:rsidRDefault="0097337C" w:rsidP="00973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7337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4E24BC" w:rsidRPr="00AB112C" w:rsidDel="00190F46" w:rsidRDefault="004E24BC">
      <w:pPr>
        <w:rPr>
          <w:del w:id="229" w:author="Olga" w:date="2019-04-07T22:15:00Z"/>
        </w:rPr>
      </w:pPr>
    </w:p>
    <w:p w:rsidR="00D0267A" w:rsidRPr="00D0267A" w:rsidRDefault="00D0267A">
      <w:pPr>
        <w:pStyle w:val="1"/>
        <w:rPr>
          <w:moveTo w:id="230" w:author="Olga" w:date="2019-04-07T20:05:00Z"/>
          <w:shd w:val="clear" w:color="auto" w:fill="F7F7F7"/>
          <w:rPrChange w:id="231" w:author="Olga" w:date="2019-04-07T20:08:00Z">
            <w:rPr>
              <w:moveTo w:id="232" w:author="Olga" w:date="2019-04-07T20:05:00Z"/>
              <w:shd w:val="clear" w:color="auto" w:fill="F7F7F7"/>
              <w:lang w:val="ru-RU"/>
            </w:rPr>
          </w:rPrChange>
        </w:rPr>
        <w:pPrChange w:id="233" w:author="Olga" w:date="2019-04-07T20:05:00Z">
          <w:pPr/>
        </w:pPrChange>
      </w:pPr>
      <w:ins w:id="234" w:author="Olga" w:date="2019-04-07T20:05:00Z">
        <w:r>
          <w:rPr>
            <w:shd w:val="clear" w:color="auto" w:fill="F7F7F7"/>
            <w:lang w:val="ru-RU"/>
          </w:rPr>
          <w:t>у</w:t>
        </w:r>
      </w:ins>
      <w:moveToRangeStart w:id="235" w:author="Olga" w:date="2019-04-07T20:05:00Z" w:name="move5559935"/>
      <w:moveTo w:id="236" w:author="Olga" w:date="2019-04-07T20:05:00Z">
        <w:del w:id="237" w:author="Olga" w:date="2019-04-07T20:05:00Z">
          <w:r w:rsidRPr="00D50C6E" w:rsidDel="00D0267A">
            <w:rPr>
              <w:shd w:val="clear" w:color="auto" w:fill="F7F7F7"/>
              <w:lang w:val="ru-RU"/>
            </w:rPr>
            <w:delText>У</w:delText>
          </w:r>
        </w:del>
        <w:r w:rsidRPr="00D50C6E">
          <w:rPr>
            <w:shd w:val="clear" w:color="auto" w:fill="F7F7F7"/>
            <w:lang w:val="ru-RU"/>
          </w:rPr>
          <w:t>становить</w:t>
        </w:r>
        <w:r w:rsidRPr="00D0267A">
          <w:rPr>
            <w:shd w:val="clear" w:color="auto" w:fill="F7F7F7"/>
            <w:rPrChange w:id="238" w:author="Olga" w:date="2019-04-07T20:05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D50C6E">
          <w:rPr>
            <w:shd w:val="clear" w:color="auto" w:fill="F7F7F7"/>
            <w:lang w:val="ru-RU"/>
          </w:rPr>
          <w:t>плагин</w:t>
        </w:r>
        <w:r w:rsidRPr="00D0267A">
          <w:rPr>
            <w:shd w:val="clear" w:color="auto" w:fill="F7F7F7"/>
            <w:rPrChange w:id="239" w:author="Olga" w:date="2019-04-07T20:05:00Z">
              <w:rPr>
                <w:shd w:val="clear" w:color="auto" w:fill="F7F7F7"/>
                <w:lang w:val="ru-RU"/>
              </w:rPr>
            </w:rPrChange>
          </w:rPr>
          <w:t xml:space="preserve"> </w:t>
        </w:r>
      </w:moveTo>
      <w:ins w:id="240" w:author="Olga" w:date="2019-04-07T20:08:00Z">
        <w:r>
          <w:rPr>
            <w:shd w:val="clear" w:color="auto" w:fill="F7F7F7"/>
          </w:rPr>
          <w:t>p</w:t>
        </w:r>
      </w:ins>
      <w:moveTo w:id="241" w:author="Olga" w:date="2019-04-07T20:05:00Z">
        <w:del w:id="242" w:author="Olga" w:date="2019-04-07T20:08:00Z">
          <w:r w:rsidDel="00D0267A">
            <w:rPr>
              <w:shd w:val="clear" w:color="auto" w:fill="F7F7F7"/>
            </w:rPr>
            <w:delText>PRETTIER</w:delText>
          </w:r>
        </w:del>
      </w:moveTo>
      <w:ins w:id="243" w:author="Olga" w:date="2019-04-07T20:08:00Z">
        <w:r>
          <w:rPr>
            <w:shd w:val="clear" w:color="auto" w:fill="F7F7F7"/>
          </w:rPr>
          <w:t>rettier</w:t>
        </w:r>
      </w:ins>
    </w:p>
    <w:p w:rsidR="00D0267A" w:rsidRPr="00D0267A" w:rsidRDefault="00D0267A" w:rsidP="00D0267A">
      <w:pPr>
        <w:rPr>
          <w:moveTo w:id="244" w:author="Olga" w:date="2019-04-07T20:05:00Z"/>
          <w:shd w:val="clear" w:color="auto" w:fill="F7F7F7"/>
          <w:rPrChange w:id="245" w:author="Olga" w:date="2019-04-07T20:05:00Z">
            <w:rPr>
              <w:moveTo w:id="246" w:author="Olga" w:date="2019-04-07T20:05:00Z"/>
              <w:shd w:val="clear" w:color="auto" w:fill="F7F7F7"/>
              <w:lang w:val="ru-RU"/>
            </w:rPr>
          </w:rPrChange>
        </w:rPr>
      </w:pPr>
      <w:moveTo w:id="247" w:author="Olga" w:date="2019-04-07T20:05:00Z">
        <w:r>
          <w:rPr>
            <w:shd w:val="clear" w:color="auto" w:fill="F7F7F7"/>
            <w:lang w:val="ru-RU"/>
          </w:rPr>
          <w:t>Настройки</w:t>
        </w:r>
      </w:moveTo>
    </w:p>
    <w:p w:rsidR="00D0267A" w:rsidRDefault="00D0267A" w:rsidP="00D0267A">
      <w:pPr>
        <w:shd w:val="clear" w:color="auto" w:fill="1E1E1E"/>
        <w:spacing w:after="0" w:line="285" w:lineRule="atLeast"/>
        <w:rPr>
          <w:ins w:id="248" w:author="Olga" w:date="2019-04-07T22:15:00Z"/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moveTo w:id="249" w:author="Olga" w:date="2019-04-07T20:05:00Z">
        <w:r w:rsidRPr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  <w:rPrChange w:id="250" w:author="Olga" w:date="2019-04-07T20:05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pl-PL"/>
              </w:rPr>
            </w:rPrChange>
          </w:rPr>
          <w:t>"</w:t>
        </w:r>
        <w:r w:rsidRPr="00D50C6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editor</w:t>
        </w:r>
        <w:r w:rsidRPr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  <w:rPrChange w:id="251" w:author="Olga" w:date="2019-04-07T20:05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pl-PL"/>
              </w:rPr>
            </w:rPrChange>
          </w:rPr>
          <w:t>.</w:t>
        </w:r>
        <w:r w:rsidRPr="00D50C6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formatOnSave</w:t>
        </w:r>
        <w:r w:rsidRPr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  <w:rPrChange w:id="252" w:author="Olga" w:date="2019-04-07T20:05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ru-RU" w:eastAsia="pl-PL"/>
              </w:rPr>
            </w:rPrChange>
          </w:rPr>
          <w:t>"</w:t>
        </w:r>
        <w:r w:rsidRPr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  <w:rPrChange w:id="253" w:author="Olga" w:date="2019-04-07T20:0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pl-PL"/>
              </w:rPr>
            </w:rPrChange>
          </w:rPr>
          <w:t xml:space="preserve">: </w:t>
        </w:r>
        <w:r w:rsidRPr="00D50C6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moveTo>
    </w:p>
    <w:p w:rsidR="00190F46" w:rsidRDefault="00190F46" w:rsidP="00190F46">
      <w:pPr>
        <w:pStyle w:val="HTML"/>
        <w:pBdr>
          <w:top w:val="single" w:sz="6" w:space="11" w:color="808080"/>
          <w:left w:val="single" w:sz="36" w:space="8" w:color="808080"/>
          <w:bottom w:val="single" w:sz="6" w:space="11" w:color="808080"/>
          <w:right w:val="single" w:sz="6" w:space="8" w:color="808080"/>
        </w:pBdr>
        <w:shd w:val="clear" w:color="auto" w:fill="1E1E1E"/>
        <w:wordWrap w:val="0"/>
        <w:spacing w:before="120" w:after="120" w:line="270" w:lineRule="atLeast"/>
        <w:rPr>
          <w:ins w:id="254" w:author="Olga" w:date="2019-04-07T22:16:00Z"/>
          <w:rFonts w:ascii="Consolas" w:hAnsi="Consolas"/>
          <w:color w:val="DCDCDC"/>
          <w:sz w:val="18"/>
          <w:szCs w:val="18"/>
        </w:rPr>
      </w:pPr>
      <w:ins w:id="255" w:author="Olga" w:date="2019-04-07T22:15:00Z"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56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"editor.tabSize"</w:t>
        </w:r>
        <w:r w:rsidRPr="00190F46">
          <w:rPr>
            <w:rFonts w:ascii="Consolas" w:hAnsi="Consolas"/>
            <w:color w:val="DCDCDC"/>
            <w:sz w:val="18"/>
            <w:szCs w:val="18"/>
            <w:rPrChange w:id="257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number"/>
            <w:rFonts w:ascii="Consolas" w:hAnsi="Consolas"/>
            <w:color w:val="B8D7A3"/>
            <w:sz w:val="18"/>
            <w:szCs w:val="18"/>
            <w:rPrChange w:id="258" w:author="Olga" w:date="2019-04-07T22:15:00Z">
              <w:rPr>
                <w:rStyle w:val="hljs-number"/>
                <w:rFonts w:ascii="Consolas" w:hAnsi="Consolas"/>
                <w:color w:val="B8D7A3"/>
              </w:rPr>
            </w:rPrChange>
          </w:rPr>
          <w:t>2</w:t>
        </w:r>
        <w:r w:rsidRPr="00190F46">
          <w:rPr>
            <w:rFonts w:ascii="Consolas" w:hAnsi="Consolas"/>
            <w:color w:val="DCDCDC"/>
            <w:sz w:val="18"/>
            <w:szCs w:val="18"/>
            <w:rPrChange w:id="259" w:author="Olga" w:date="2019-04-07T22:15:00Z">
              <w:rPr>
                <w:rFonts w:ascii="Consolas" w:hAnsi="Consolas"/>
                <w:color w:val="DCDCDC"/>
              </w:rPr>
            </w:rPrChange>
          </w:rPr>
          <w:t>,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60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"editor.formatOnSave"</w:t>
        </w:r>
        <w:r w:rsidRPr="00190F46">
          <w:rPr>
            <w:rFonts w:ascii="Consolas" w:hAnsi="Consolas"/>
            <w:color w:val="DCDCDC"/>
            <w:sz w:val="18"/>
            <w:szCs w:val="18"/>
            <w:rPrChange w:id="261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keyword"/>
            <w:rFonts w:ascii="Consolas" w:hAnsi="Consolas"/>
            <w:color w:val="569CD6"/>
            <w:sz w:val="18"/>
            <w:szCs w:val="18"/>
            <w:rPrChange w:id="262" w:author="Olga" w:date="2019-04-07T22:15:00Z">
              <w:rPr>
                <w:rStyle w:val="hljs-keyword"/>
                <w:rFonts w:ascii="Consolas" w:hAnsi="Consolas"/>
                <w:color w:val="569CD6"/>
              </w:rPr>
            </w:rPrChange>
          </w:rPr>
          <w:t>true</w:t>
        </w:r>
        <w:r w:rsidRPr="004C2A3A">
          <w:rPr>
            <w:rFonts w:ascii="Consolas" w:hAnsi="Consolas"/>
            <w:color w:val="DCDCDC"/>
            <w:sz w:val="18"/>
            <w:szCs w:val="18"/>
          </w:rPr>
          <w:t>,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63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"prettier.printWidth"</w:t>
        </w:r>
        <w:r w:rsidRPr="00190F46">
          <w:rPr>
            <w:rFonts w:ascii="Consolas" w:hAnsi="Consolas"/>
            <w:color w:val="DCDCDC"/>
            <w:sz w:val="18"/>
            <w:szCs w:val="18"/>
            <w:rPrChange w:id="264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number"/>
            <w:rFonts w:ascii="Consolas" w:hAnsi="Consolas"/>
            <w:color w:val="B8D7A3"/>
            <w:sz w:val="18"/>
            <w:szCs w:val="18"/>
            <w:rPrChange w:id="265" w:author="Olga" w:date="2019-04-07T22:15:00Z">
              <w:rPr>
                <w:rStyle w:val="hljs-number"/>
                <w:rFonts w:ascii="Consolas" w:hAnsi="Consolas"/>
                <w:color w:val="B8D7A3"/>
              </w:rPr>
            </w:rPrChange>
          </w:rPr>
          <w:t>100</w:t>
        </w:r>
        <w:r w:rsidRPr="004C2A3A">
          <w:rPr>
            <w:rFonts w:ascii="Consolas" w:hAnsi="Consolas"/>
            <w:color w:val="DCDCDC"/>
            <w:sz w:val="18"/>
            <w:szCs w:val="18"/>
          </w:rPr>
          <w:t>,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66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"prettier.singleQuote"</w:t>
        </w:r>
        <w:r w:rsidRPr="00190F46">
          <w:rPr>
            <w:rFonts w:ascii="Consolas" w:hAnsi="Consolas"/>
            <w:color w:val="DCDCDC"/>
            <w:sz w:val="18"/>
            <w:szCs w:val="18"/>
            <w:rPrChange w:id="267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keyword"/>
            <w:rFonts w:ascii="Consolas" w:hAnsi="Consolas"/>
            <w:color w:val="569CD6"/>
            <w:sz w:val="18"/>
            <w:szCs w:val="18"/>
            <w:rPrChange w:id="268" w:author="Olga" w:date="2019-04-07T22:15:00Z">
              <w:rPr>
                <w:rStyle w:val="hljs-keyword"/>
                <w:rFonts w:ascii="Consolas" w:hAnsi="Consolas"/>
                <w:color w:val="569CD6"/>
              </w:rPr>
            </w:rPrChange>
          </w:rPr>
          <w:t>true</w:t>
        </w:r>
        <w:r w:rsidRPr="004C2A3A">
          <w:rPr>
            <w:rFonts w:ascii="Consolas" w:hAnsi="Consolas"/>
            <w:color w:val="DCDCDC"/>
            <w:sz w:val="18"/>
            <w:szCs w:val="18"/>
          </w:rPr>
          <w:t>,</w:t>
        </w:r>
      </w:ins>
    </w:p>
    <w:p w:rsidR="00190F46" w:rsidRPr="00190F46" w:rsidRDefault="00190F46">
      <w:pPr>
        <w:pStyle w:val="HTML"/>
        <w:pBdr>
          <w:top w:val="single" w:sz="6" w:space="11" w:color="808080"/>
          <w:left w:val="single" w:sz="36" w:space="8" w:color="808080"/>
          <w:bottom w:val="single" w:sz="6" w:space="11" w:color="808080"/>
          <w:right w:val="single" w:sz="6" w:space="8" w:color="808080"/>
        </w:pBdr>
        <w:shd w:val="clear" w:color="auto" w:fill="1E1E1E"/>
        <w:wordWrap w:val="0"/>
        <w:spacing w:before="120" w:after="120" w:line="270" w:lineRule="atLeast"/>
        <w:rPr>
          <w:moveTo w:id="269" w:author="Olga" w:date="2019-04-07T20:05:00Z"/>
          <w:rFonts w:ascii="Consolas" w:hAnsi="Consolas"/>
          <w:color w:val="DCDCDC"/>
          <w:sz w:val="18"/>
          <w:szCs w:val="18"/>
          <w:rPrChange w:id="270" w:author="Olga" w:date="2019-04-07T22:15:00Z">
            <w:rPr>
              <w:moveTo w:id="271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pPrChange w:id="272" w:author="Olga" w:date="2019-04-07T22:15:00Z">
          <w:pPr>
            <w:shd w:val="clear" w:color="auto" w:fill="1E1E1E"/>
            <w:spacing w:after="0" w:line="285" w:lineRule="atLeast"/>
          </w:pPr>
        </w:pPrChange>
      </w:pPr>
      <w:ins w:id="273" w:author="Olga" w:date="2019-04-07T22:15:00Z"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74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"prettier.eslintIntegration"</w:t>
        </w:r>
        <w:r w:rsidRPr="00190F46">
          <w:rPr>
            <w:rFonts w:ascii="Consolas" w:hAnsi="Consolas"/>
            <w:color w:val="DCDCDC"/>
            <w:sz w:val="18"/>
            <w:szCs w:val="18"/>
            <w:rPrChange w:id="275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keyword"/>
            <w:rFonts w:ascii="Consolas" w:hAnsi="Consolas"/>
            <w:color w:val="569CD6"/>
            <w:sz w:val="18"/>
            <w:szCs w:val="18"/>
            <w:rPrChange w:id="276" w:author="Olga" w:date="2019-04-07T22:15:00Z">
              <w:rPr>
                <w:rStyle w:val="hljs-keyword"/>
                <w:rFonts w:ascii="Consolas" w:hAnsi="Consolas"/>
                <w:color w:val="569CD6"/>
              </w:rPr>
            </w:rPrChange>
          </w:rPr>
          <w:t>true</w:t>
        </w:r>
        <w:r w:rsidRPr="004C2A3A">
          <w:rPr>
            <w:rFonts w:ascii="Consolas" w:hAnsi="Consolas"/>
            <w:color w:val="DCDCDC"/>
            <w:sz w:val="18"/>
            <w:szCs w:val="18"/>
          </w:rPr>
          <w:t>,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77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"prettier.stylelintIntegration"</w:t>
        </w:r>
        <w:r w:rsidRPr="00190F46">
          <w:rPr>
            <w:rFonts w:ascii="Consolas" w:hAnsi="Consolas"/>
            <w:color w:val="DCDCDC"/>
            <w:sz w:val="18"/>
            <w:szCs w:val="18"/>
            <w:rPrChange w:id="278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keyword"/>
            <w:rFonts w:ascii="Consolas" w:hAnsi="Consolas"/>
            <w:color w:val="569CD6"/>
            <w:sz w:val="18"/>
            <w:szCs w:val="18"/>
            <w:rPrChange w:id="279" w:author="Olga" w:date="2019-04-07T22:15:00Z">
              <w:rPr>
                <w:rStyle w:val="hljs-keyword"/>
                <w:rFonts w:ascii="Consolas" w:hAnsi="Consolas"/>
                <w:color w:val="569CD6"/>
              </w:rPr>
            </w:rPrChange>
          </w:rPr>
          <w:t>true</w:t>
        </w:r>
        <w:r w:rsidRPr="004C2A3A">
          <w:rPr>
            <w:rFonts w:ascii="Consolas" w:hAnsi="Consolas"/>
            <w:color w:val="DCDCDC"/>
            <w:sz w:val="18"/>
            <w:szCs w:val="18"/>
          </w:rPr>
          <w:t>,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80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"prettier.trailingComma"</w:t>
        </w:r>
        <w:r w:rsidRPr="00190F46">
          <w:rPr>
            <w:rFonts w:ascii="Consolas" w:hAnsi="Consolas"/>
            <w:color w:val="DCDCDC"/>
            <w:sz w:val="18"/>
            <w:szCs w:val="18"/>
            <w:rPrChange w:id="281" w:author="Olga" w:date="2019-04-07T22:15:00Z">
              <w:rPr>
                <w:rFonts w:ascii="Consolas" w:hAnsi="Consolas"/>
                <w:color w:val="DCDCDC"/>
              </w:rPr>
            </w:rPrChange>
          </w:rPr>
          <w:t xml:space="preserve">: </w:t>
        </w:r>
        <w:r w:rsidRPr="00190F46">
          <w:rPr>
            <w:rStyle w:val="hljs-string"/>
            <w:rFonts w:ascii="Consolas" w:hAnsi="Consolas"/>
            <w:color w:val="D69D85"/>
            <w:sz w:val="18"/>
            <w:szCs w:val="18"/>
            <w:rPrChange w:id="282" w:author="Olga" w:date="2019-04-07T22:15:00Z">
              <w:rPr>
                <w:rStyle w:val="hljs-string"/>
                <w:rFonts w:ascii="Consolas" w:hAnsi="Consolas"/>
                <w:color w:val="D69D85"/>
              </w:rPr>
            </w:rPrChange>
          </w:rPr>
          <w:t>"es5"</w:t>
        </w:r>
      </w:ins>
    </w:p>
    <w:p w:rsidR="00D0267A" w:rsidRDefault="00D0267A" w:rsidP="00D0267A">
      <w:pPr>
        <w:rPr>
          <w:moveTo w:id="283" w:author="Olga" w:date="2019-04-07T20:05:00Z"/>
          <w:shd w:val="clear" w:color="auto" w:fill="F7F7F7"/>
          <w:lang w:val="ru-RU"/>
        </w:rPr>
      </w:pPr>
      <w:moveTo w:id="284" w:author="Olga" w:date="2019-04-07T20:05:00Z">
        <w:r>
          <w:rPr>
            <w:shd w:val="clear" w:color="auto" w:fill="F7F7F7"/>
            <w:lang w:val="ru-RU"/>
          </w:rPr>
          <w:t>Чтобы не было конфликтов установим плагин</w:t>
        </w:r>
      </w:moveTo>
    </w:p>
    <w:p w:rsidR="00D0267A" w:rsidRPr="001736D4" w:rsidRDefault="00D0267A" w:rsidP="00D0267A">
      <w:pPr>
        <w:pStyle w:val="HTML"/>
        <w:shd w:val="clear" w:color="auto" w:fill="F7F7F7"/>
        <w:spacing w:after="360" w:line="360" w:lineRule="atLeast"/>
        <w:rPr>
          <w:moveTo w:id="285" w:author="Olga" w:date="2019-04-07T20:05:00Z"/>
          <w:rStyle w:val="HTML1"/>
          <w:rFonts w:ascii="Consolas" w:hAnsi="Consolas"/>
          <w:color w:val="4472C4" w:themeColor="accent5"/>
          <w:shd w:val="clear" w:color="auto" w:fill="F7F7F7"/>
          <w:lang w:val="ru-RU"/>
          <w:rPrChange w:id="286" w:author="Olga" w:date="2019-04-07T20:29:00Z">
            <w:rPr>
              <w:moveTo w:id="287" w:author="Olga" w:date="2019-04-07T20:05:00Z"/>
              <w:rStyle w:val="HTML1"/>
              <w:rFonts w:ascii="Consolas" w:hAnsi="Consolas"/>
              <w:color w:val="333333"/>
              <w:shd w:val="clear" w:color="auto" w:fill="F7F7F7"/>
              <w:lang w:val="ru-RU"/>
            </w:rPr>
          </w:rPrChange>
        </w:rPr>
      </w:pPr>
      <w:moveTo w:id="288" w:author="Olga" w:date="2019-04-07T20:05:00Z"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89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npm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290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 xml:space="preserve"> 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91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install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292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 xml:space="preserve"> --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93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save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294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>-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95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dev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296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 xml:space="preserve"> 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97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eslint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298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>-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299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config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lang w:val="ru-RU"/>
            <w:rPrChange w:id="300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  <w:lang w:val="ru-RU"/>
              </w:rPr>
            </w:rPrChange>
          </w:rPr>
          <w:t>-</w:t>
        </w:r>
        <w:r w:rsidRPr="001736D4">
          <w:rPr>
            <w:rStyle w:val="HTML1"/>
            <w:rFonts w:ascii="Consolas" w:hAnsi="Consolas"/>
            <w:color w:val="4472C4" w:themeColor="accent5"/>
            <w:shd w:val="clear" w:color="auto" w:fill="F7F7F7"/>
            <w:rPrChange w:id="301" w:author="Olga" w:date="2019-04-07T20:29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prettier</w:t>
        </w:r>
      </w:moveTo>
    </w:p>
    <w:p w:rsidR="00D0267A" w:rsidRPr="00786419" w:rsidRDefault="00D0267A" w:rsidP="00D0267A">
      <w:pPr>
        <w:shd w:val="clear" w:color="auto" w:fill="1E1E1E"/>
        <w:spacing w:after="0" w:line="285" w:lineRule="atLeast"/>
        <w:rPr>
          <w:moveTo w:id="302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303" w:author="Olga" w:date="2019-04-07T20:05:00Z"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{</w:t>
        </w:r>
      </w:moveTo>
    </w:p>
    <w:p w:rsidR="00D0267A" w:rsidRPr="00786419" w:rsidRDefault="00D0267A" w:rsidP="00D0267A">
      <w:pPr>
        <w:shd w:val="clear" w:color="auto" w:fill="1E1E1E"/>
        <w:spacing w:after="0" w:line="285" w:lineRule="atLeast"/>
        <w:rPr>
          <w:moveTo w:id="304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305" w:author="Olga" w:date="2019-04-07T20:05:00Z"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plugins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[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node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],</w:t>
        </w:r>
      </w:moveTo>
    </w:p>
    <w:p w:rsidR="00D0267A" w:rsidRPr="00786419" w:rsidRDefault="00D0267A" w:rsidP="00D0267A">
      <w:pPr>
        <w:shd w:val="clear" w:color="auto" w:fill="1E1E1E"/>
        <w:spacing w:after="0" w:line="285" w:lineRule="atLeast"/>
        <w:rPr>
          <w:moveTo w:id="306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307" w:author="Olga" w:date="2019-04-07T20:05:00Z"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extends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[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eslint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: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recommended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, 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plugin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: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node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/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recommended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, 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prettier</w:t>
        </w:r>
        <w:r w:rsidRPr="00786419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],</w:t>
        </w:r>
      </w:moveTo>
    </w:p>
    <w:p w:rsidR="00D0267A" w:rsidRPr="00D0267A" w:rsidRDefault="00D0267A" w:rsidP="00D0267A">
      <w:pPr>
        <w:shd w:val="clear" w:color="auto" w:fill="1E1E1E"/>
        <w:spacing w:after="0" w:line="285" w:lineRule="atLeast"/>
        <w:rPr>
          <w:moveTo w:id="308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uk-UA" w:eastAsia="pl-PL"/>
          <w:rPrChange w:id="309" w:author="Olga" w:date="2019-04-07T20:07:00Z">
            <w:rPr>
              <w:moveTo w:id="310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moveTo w:id="311" w:author="Olga" w:date="2019-04-07T20:05:00Z"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rules</w:t>
        </w:r>
        <w:r w:rsidRPr="00786419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{</w:t>
        </w:r>
      </w:moveTo>
      <w:ins w:id="312" w:author="Olga" w:date="2019-04-07T20:07:00Z">
        <w:r>
          <w:rPr>
            <w:rFonts w:ascii="Consolas" w:eastAsia="Times New Roman" w:hAnsi="Consolas" w:cs="Times New Roman"/>
            <w:color w:val="D4D4D4"/>
            <w:sz w:val="21"/>
            <w:szCs w:val="21"/>
            <w:lang w:val="uk-UA" w:eastAsia="pl-PL"/>
          </w:rPr>
          <w:t>…</w:t>
        </w:r>
      </w:ins>
    </w:p>
    <w:p w:rsidR="00D0267A" w:rsidRPr="00786419" w:rsidDel="00D0267A" w:rsidRDefault="00D0267A" w:rsidP="004C2A3A">
      <w:pPr>
        <w:shd w:val="clear" w:color="auto" w:fill="1E1E1E"/>
        <w:spacing w:after="0" w:line="285" w:lineRule="atLeast"/>
        <w:rPr>
          <w:del w:id="313" w:author="Olga" w:date="2019-04-07T20:07:00Z"/>
          <w:moveTo w:id="314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315" w:author="Olga" w:date="2019-04-07T20:05:00Z">
        <w:r w:rsidRPr="0078641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    </w:t>
        </w:r>
        <w:del w:id="316" w:author="Olga" w:date="2019-04-07T20:07:00Z"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exports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style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>: [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 xml:space="preserve">, 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module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  <w:delText>.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exports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317" w:author="Olga" w:date="2019-04-07T20:07:00Z"/>
          <w:moveTo w:id="318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319" w:author="Olga" w:date="2019-04-23T13:54:00Z">
            <w:rPr>
              <w:del w:id="320" w:author="Olga" w:date="2019-04-07T20:07:00Z"/>
              <w:moveTo w:id="321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To w:id="322" w:author="Olga" w:date="2019-04-07T20:05:00Z">
        <w:del w:id="323" w:author="Olga" w:date="2019-04-07T20:07:00Z">
          <w:r w:rsidRPr="00786419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24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25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prefer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26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global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27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buffer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28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29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: [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30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31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32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, 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33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always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34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35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336" w:author="Olga" w:date="2019-04-07T20:07:00Z"/>
          <w:moveTo w:id="337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338" w:author="Olga" w:date="2019-04-23T13:54:00Z">
            <w:rPr>
              <w:del w:id="339" w:author="Olga" w:date="2019-04-07T20:07:00Z"/>
              <w:moveTo w:id="340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To w:id="341" w:author="Olga" w:date="2019-04-07T20:05:00Z">
        <w:del w:id="342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43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44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45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prefer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46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global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47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console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48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49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: [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50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51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52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, 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53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always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54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55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356" w:author="Olga" w:date="2019-04-07T20:07:00Z"/>
          <w:moveTo w:id="357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358" w:author="Olga" w:date="2019-04-23T13:54:00Z">
            <w:rPr>
              <w:del w:id="359" w:author="Olga" w:date="2019-04-07T20:07:00Z"/>
              <w:moveTo w:id="360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To w:id="361" w:author="Olga" w:date="2019-04-07T20:05:00Z">
        <w:del w:id="362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63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64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65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prefer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66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global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67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process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68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69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: [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70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71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72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, 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73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always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74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75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376" w:author="Olga" w:date="2019-04-07T20:07:00Z"/>
          <w:moveTo w:id="377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378" w:author="Olga" w:date="2019-04-23T13:54:00Z">
            <w:rPr>
              <w:del w:id="379" w:author="Olga" w:date="2019-04-07T20:07:00Z"/>
              <w:moveTo w:id="380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To w:id="381" w:author="Olga" w:date="2019-04-07T20:05:00Z">
        <w:del w:id="382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83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4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5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prefer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6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global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7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url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8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search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89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params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390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91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: [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92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93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94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, 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95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always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396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397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398" w:author="Olga" w:date="2019-04-07T20:07:00Z"/>
          <w:moveTo w:id="399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400" w:author="Olga" w:date="2019-04-23T13:54:00Z">
            <w:rPr>
              <w:del w:id="401" w:author="Olga" w:date="2019-04-07T20:07:00Z"/>
              <w:moveTo w:id="402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To w:id="403" w:author="Olga" w:date="2019-04-07T20:05:00Z">
        <w:del w:id="404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405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406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node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407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prefer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408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global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409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/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url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  <w:rPrChange w:id="410" w:author="Olga" w:date="2019-04-23T13:54:00Z">
                <w:rPr>
                  <w:rFonts w:ascii="Consolas" w:eastAsia="Times New Roman" w:hAnsi="Consolas" w:cs="Times New Roman"/>
                  <w:color w:val="9CDCFE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411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: [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412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error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413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414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, 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415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  <w:delText>always</w:delText>
          </w:r>
          <w:r w:rsidRPr="001B11AC" w:rsidDel="00D0267A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  <w:rPrChange w:id="416" w:author="Olga" w:date="2019-04-23T13:54:00Z">
                <w:rPr>
                  <w:rFonts w:ascii="Consolas" w:eastAsia="Times New Roman" w:hAnsi="Consolas" w:cs="Times New Roman"/>
                  <w:color w:val="CE9178"/>
                  <w:sz w:val="21"/>
                  <w:szCs w:val="21"/>
                  <w:lang w:eastAsia="pl-PL"/>
                </w:rPr>
              </w:rPrChange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417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>],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418" w:author="Olga" w:date="2019-04-07T20:07:00Z"/>
          <w:moveTo w:id="419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420" w:author="Olga" w:date="2019-04-07T20:05:00Z">
        <w:del w:id="421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  <w:rPrChange w:id="422" w:author="Olga" w:date="2019-04-23T13:54:00Z">
                <w:rPr>
                  <w:rFonts w:ascii="Consolas" w:eastAsia="Times New Roman" w:hAnsi="Consolas" w:cs="Times New Roman"/>
                  <w:color w:val="D4D4D4"/>
                  <w:sz w:val="21"/>
                  <w:szCs w:val="21"/>
                  <w:lang w:eastAsia="pl-PL"/>
                </w:rPr>
              </w:rPrChange>
            </w:rPr>
            <w:delText xml:space="preserve">        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"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no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-</w:delText>
          </w:r>
          <w:r w:rsidRPr="00786419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  <w:delText>console</w:delText>
          </w:r>
          <w:r w:rsidRPr="001B11AC" w:rsidDel="00D0267A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 w:eastAsia="pl-PL"/>
            </w:rPr>
            <w:delText>"</w:delText>
          </w:r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 xml:space="preserve">: </w:delText>
          </w:r>
          <w:r w:rsidRPr="001B11AC" w:rsidDel="00D0267A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 w:eastAsia="pl-PL"/>
            </w:rPr>
            <w:delText>0</w:delText>
          </w:r>
        </w:del>
      </w:moveTo>
    </w:p>
    <w:p w:rsidR="00D0267A" w:rsidRPr="001B11AC" w:rsidDel="00D0267A" w:rsidRDefault="00D0267A">
      <w:pPr>
        <w:shd w:val="clear" w:color="auto" w:fill="1E1E1E"/>
        <w:spacing w:after="0" w:line="285" w:lineRule="atLeast"/>
        <w:rPr>
          <w:del w:id="423" w:author="Olga" w:date="2019-04-07T20:07:00Z"/>
          <w:moveTo w:id="424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425" w:author="Olga" w:date="2019-04-07T20:05:00Z">
        <w:del w:id="426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 xml:space="preserve">    }</w:delText>
          </w:r>
        </w:del>
      </w:moveTo>
    </w:p>
    <w:p w:rsidR="00D0267A" w:rsidRPr="001B11AC" w:rsidRDefault="00D0267A">
      <w:pPr>
        <w:shd w:val="clear" w:color="auto" w:fill="1E1E1E"/>
        <w:spacing w:after="0" w:line="285" w:lineRule="atLeast"/>
        <w:rPr>
          <w:moveTo w:id="427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To w:id="428" w:author="Olga" w:date="2019-04-07T20:05:00Z">
        <w:del w:id="429" w:author="Olga" w:date="2019-04-07T20:07:00Z">
          <w:r w:rsidRPr="001B11AC" w:rsidDel="00D0267A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  <w:delText>}</w:delText>
          </w:r>
        </w:del>
      </w:moveTo>
    </w:p>
    <w:p w:rsidR="00D0267A" w:rsidRPr="001B11AC" w:rsidRDefault="00D0267A" w:rsidP="00D0267A">
      <w:pPr>
        <w:rPr>
          <w:moveTo w:id="430" w:author="Olga" w:date="2019-04-07T20:05:00Z"/>
          <w:shd w:val="clear" w:color="auto" w:fill="F7F7F7"/>
          <w:lang w:val="ru-RU"/>
        </w:rPr>
      </w:pPr>
    </w:p>
    <w:moveToRangeEnd w:id="235"/>
    <w:p w:rsidR="00D0267A" w:rsidRPr="001B11AC" w:rsidRDefault="00D0267A">
      <w:pPr>
        <w:rPr>
          <w:ins w:id="431" w:author="Olga" w:date="2019-04-07T20:03:00Z"/>
          <w:lang w:val="ru-RU"/>
          <w:rPrChange w:id="432" w:author="Olga" w:date="2019-04-23T13:54:00Z">
            <w:rPr>
              <w:ins w:id="433" w:author="Olga" w:date="2019-04-07T20:03:00Z"/>
            </w:rPr>
          </w:rPrChange>
        </w:rPr>
      </w:pPr>
    </w:p>
    <w:p w:rsidR="0097337C" w:rsidRPr="001B11AC" w:rsidRDefault="0097337C">
      <w:pPr>
        <w:rPr>
          <w:lang w:val="ru-RU"/>
          <w:rPrChange w:id="434" w:author="Olga" w:date="2019-04-23T13:54:00Z">
            <w:rPr/>
          </w:rPrChange>
        </w:rPr>
      </w:pPr>
      <w:del w:id="435" w:author="Olga" w:date="2019-04-07T19:51:00Z">
        <w:r w:rsidRPr="001B11AC" w:rsidDel="0025272C">
          <w:rPr>
            <w:lang w:val="ru-RU"/>
            <w:rPrChange w:id="436" w:author="Olga" w:date="2019-04-23T13:54:00Z">
              <w:rPr/>
            </w:rPrChange>
          </w:rPr>
          <w:delText xml:space="preserve">8.  </w:delText>
        </w:r>
      </w:del>
      <w:r>
        <w:rPr>
          <w:lang w:val="ru-RU"/>
        </w:rPr>
        <w:t>добавляем</w:t>
      </w:r>
      <w:r w:rsidRPr="001B11AC">
        <w:rPr>
          <w:lang w:val="ru-RU"/>
          <w:rPrChange w:id="437" w:author="Olga" w:date="2019-04-23T13:54:00Z">
            <w:rPr/>
          </w:rPrChange>
        </w:rPr>
        <w:t xml:space="preserve"> </w:t>
      </w:r>
      <w:r>
        <w:rPr>
          <w:lang w:val="ru-RU"/>
        </w:rPr>
        <w:t>в</w:t>
      </w:r>
      <w:r w:rsidRPr="001B11AC">
        <w:rPr>
          <w:lang w:val="ru-RU"/>
          <w:rPrChange w:id="438" w:author="Olga" w:date="2019-04-23T13:54:00Z">
            <w:rPr/>
          </w:rPrChange>
        </w:rPr>
        <w:t xml:space="preserve"> </w:t>
      </w:r>
      <w:r w:rsidR="00CB4C8F">
        <w:t>package</w:t>
      </w:r>
      <w:r w:rsidR="00CB4C8F" w:rsidRPr="001B11AC">
        <w:rPr>
          <w:lang w:val="ru-RU"/>
          <w:rPrChange w:id="439" w:author="Olga" w:date="2019-04-23T13:54:00Z">
            <w:rPr/>
          </w:rPrChange>
        </w:rPr>
        <w:t>.</w:t>
      </w:r>
      <w:r w:rsidR="00CB4C8F">
        <w:t>json</w:t>
      </w:r>
    </w:p>
    <w:p w:rsidR="00CB4C8F" w:rsidRPr="001B11AC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440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  <w:rPrChange w:id="441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</w:rPrChange>
        </w:rPr>
        <w:t>"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engines</w:t>
      </w:r>
      <w:r w:rsidRPr="001B11AC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  <w:rPrChange w:id="442" w:author="Olga" w:date="2019-04-23T13:54:00Z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</w:rPrChange>
        </w:rPr>
        <w:t>"</w:t>
      </w: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443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: {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444" w:author="Olga" w:date="2019-04-23T13:54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"&gt;=10.14.1"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25272C" w:rsidDel="00D0267A" w:rsidRDefault="0025272C">
      <w:pPr>
        <w:rPr>
          <w:del w:id="445" w:author="Olga" w:date="2019-04-07T20:03:00Z"/>
        </w:rPr>
      </w:pPr>
    </w:p>
    <w:p w:rsidR="00CB4C8F" w:rsidRDefault="00CB4C8F">
      <w:r>
        <w:t>Package.json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"name"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"blog"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"version"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"1.0.0"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"description"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"main"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"index.js"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"scripts"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"test"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"echo </w:t>
      </w:r>
      <w:r w:rsidRPr="00CB4C8F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Error: no test specified</w:t>
      </w:r>
      <w:r w:rsidRPr="00CB4C8F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&amp;&amp; exit 1"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"author"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"Steff"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"license"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"ISC"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"devDependencies"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"eslint"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"^5.15.3"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"eslint-plugin-node"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"^8.0.1"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},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"engines"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CB4C8F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"node"</w:t>
      </w: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CB4C8F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"&gt;=10.14.1"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B4C8F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CB4C8F" w:rsidRPr="00CB4C8F" w:rsidRDefault="00CB4C8F" w:rsidP="00CB4C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CB4C8F" w:rsidRDefault="00CB4C8F"/>
    <w:p w:rsidR="00547738" w:rsidRDefault="00547738">
      <w:pPr>
        <w:rPr>
          <w:lang w:val="ru-RU"/>
        </w:rPr>
      </w:pPr>
      <w:r>
        <w:t>П</w:t>
      </w:r>
      <w:r>
        <w:rPr>
          <w:lang w:val="ru-RU"/>
        </w:rPr>
        <w:t>роверка</w:t>
      </w:r>
    </w:p>
    <w:p w:rsidR="00547738" w:rsidRPr="00547738" w:rsidRDefault="00547738">
      <w:pPr>
        <w:rPr>
          <w:lang w:val="ru-RU"/>
        </w:rPr>
      </w:pPr>
      <w:r>
        <w:rPr>
          <w:noProof/>
          <w:lang w:eastAsia="pl-PL"/>
        </w:rPr>
        <w:drawing>
          <wp:inline distT="0" distB="0" distL="0" distR="0">
            <wp:extent cx="5760720" cy="1858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A8C4C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38" w:rsidRDefault="00547738">
      <w:pPr>
        <w:rPr>
          <w:ins w:id="446" w:author="Olga" w:date="2019-04-07T19:45:00Z"/>
        </w:rPr>
      </w:pPr>
    </w:p>
    <w:p w:rsidR="00B14D5A" w:rsidRDefault="00B14D5A">
      <w:pPr>
        <w:rPr>
          <w:ins w:id="447" w:author="Olga" w:date="2019-04-07T19:45:00Z"/>
        </w:rPr>
      </w:pPr>
    </w:p>
    <w:p w:rsidR="00B14D5A" w:rsidRDefault="00B14D5A">
      <w:pPr>
        <w:rPr>
          <w:ins w:id="448" w:author="Olga" w:date="2019-04-07T19:45:00Z"/>
        </w:rPr>
      </w:pPr>
    </w:p>
    <w:p w:rsidR="00B14D5A" w:rsidRDefault="00B14D5A">
      <w:pPr>
        <w:rPr>
          <w:ins w:id="449" w:author="Olga" w:date="2019-04-07T19:45:00Z"/>
        </w:rPr>
      </w:pPr>
    </w:p>
    <w:p w:rsidR="00B14D5A" w:rsidRDefault="00B14D5A">
      <w:pPr>
        <w:rPr>
          <w:ins w:id="450" w:author="Olga" w:date="2019-04-07T19:45:00Z"/>
        </w:rPr>
      </w:pPr>
    </w:p>
    <w:p w:rsidR="00B14D5A" w:rsidRDefault="00B14D5A">
      <w:pPr>
        <w:rPr>
          <w:ins w:id="451" w:author="Olga" w:date="2019-04-07T19:45:00Z"/>
        </w:rPr>
      </w:pPr>
    </w:p>
    <w:p w:rsidR="00B14D5A" w:rsidRDefault="00B14D5A">
      <w:pPr>
        <w:rPr>
          <w:ins w:id="452" w:author="Olga" w:date="2019-04-07T19:45:00Z"/>
        </w:rPr>
      </w:pPr>
    </w:p>
    <w:p w:rsidR="00B14D5A" w:rsidRDefault="00B14D5A">
      <w:pPr>
        <w:rPr>
          <w:ins w:id="453" w:author="Olga" w:date="2019-04-07T19:45:00Z"/>
        </w:rPr>
      </w:pPr>
    </w:p>
    <w:p w:rsidR="00B14D5A" w:rsidDel="00D0267A" w:rsidRDefault="00B14D5A">
      <w:pPr>
        <w:rPr>
          <w:del w:id="454" w:author="Olga" w:date="2019-04-07T20:07:00Z"/>
        </w:rPr>
      </w:pPr>
    </w:p>
    <w:p w:rsidR="00D0267A" w:rsidRDefault="00D0267A">
      <w:pPr>
        <w:rPr>
          <w:ins w:id="455" w:author="Olga" w:date="2019-04-07T20:07:00Z"/>
        </w:rPr>
      </w:pPr>
    </w:p>
    <w:p w:rsidR="00EA312D" w:rsidRDefault="00EA312D">
      <w:pPr>
        <w:pStyle w:val="1"/>
        <w:pPrChange w:id="456" w:author="Olga" w:date="2019-04-07T20:08:00Z">
          <w:pPr/>
        </w:pPrChange>
      </w:pPr>
      <w:r w:rsidRPr="00EA312D">
        <w:rPr>
          <w:lang w:val="ru-RU"/>
        </w:rPr>
        <w:t>Установка</w:t>
      </w:r>
      <w:r w:rsidRPr="00BD2C8E">
        <w:rPr>
          <w:rPrChange w:id="457" w:author="Olga" w:date="2019-04-07T19:17:00Z">
            <w:rPr>
              <w:sz w:val="36"/>
              <w:szCs w:val="36"/>
              <w:lang w:val="ru-RU"/>
            </w:rPr>
          </w:rPrChange>
        </w:rPr>
        <w:t xml:space="preserve"> </w:t>
      </w:r>
      <w:r w:rsidRPr="00EA312D">
        <w:t>express</w:t>
      </w:r>
    </w:p>
    <w:p w:rsidR="001736D4" w:rsidRPr="001736D4" w:rsidRDefault="001736D4">
      <w:pPr>
        <w:rPr>
          <w:ins w:id="458" w:author="Olga" w:date="2019-04-07T20:28:00Z"/>
          <w:rFonts w:ascii="Consolas" w:hAnsi="Consolas"/>
          <w:color w:val="4472C4" w:themeColor="accent5"/>
          <w:sz w:val="28"/>
          <w:szCs w:val="28"/>
          <w:shd w:val="clear" w:color="auto" w:fill="FFFFFF"/>
          <w:rPrChange w:id="459" w:author="Olga" w:date="2019-04-07T20:28:00Z">
            <w:rPr>
              <w:ins w:id="460" w:author="Olga" w:date="2019-04-07T20:28:00Z"/>
              <w:rFonts w:ascii="Consolas" w:hAnsi="Consolas"/>
              <w:color w:val="555555"/>
              <w:sz w:val="19"/>
              <w:szCs w:val="19"/>
              <w:shd w:val="clear" w:color="auto" w:fill="FFFFFF"/>
            </w:rPr>
          </w:rPrChange>
        </w:rPr>
      </w:pPr>
      <w:ins w:id="461" w:author="Olga" w:date="2019-04-07T20:28:00Z">
        <w:r w:rsidRPr="001736D4">
          <w:rPr>
            <w:rFonts w:ascii="Consolas" w:hAnsi="Consolas"/>
            <w:color w:val="4472C4" w:themeColor="accent5"/>
            <w:sz w:val="28"/>
            <w:szCs w:val="28"/>
            <w:shd w:val="clear" w:color="auto" w:fill="FFFFFF"/>
            <w:rPrChange w:id="462" w:author="Olga" w:date="2019-04-07T20:28:00Z">
              <w:rPr>
                <w:rFonts w:ascii="Consolas" w:hAnsi="Consolas"/>
                <w:color w:val="555555"/>
                <w:sz w:val="19"/>
                <w:szCs w:val="19"/>
                <w:shd w:val="clear" w:color="auto" w:fill="FFFFFF"/>
              </w:rPr>
            </w:rPrChange>
          </w:rPr>
          <w:t>npm install express –save</w:t>
        </w:r>
      </w:ins>
    </w:p>
    <w:p w:rsidR="00547738" w:rsidRPr="001736D4" w:rsidDel="001736D4" w:rsidRDefault="00547738">
      <w:pPr>
        <w:rPr>
          <w:del w:id="463" w:author="Olga" w:date="2019-04-07T20:28:00Z"/>
          <w:rFonts w:ascii="Courier New" w:hAnsi="Courier New" w:cs="Courier New"/>
          <w:sz w:val="28"/>
          <w:szCs w:val="28"/>
          <w:shd w:val="clear" w:color="auto" w:fill="F7F7F7"/>
          <w:rPrChange w:id="464" w:author="Olga" w:date="2019-04-07T20:28:00Z">
            <w:rPr>
              <w:del w:id="465" w:author="Olga" w:date="2019-04-07T20:28:00Z"/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del w:id="466" w:author="Olga" w:date="2019-04-07T20:09:00Z">
        <w:r w:rsidRPr="001736D4" w:rsidDel="006C735C">
          <w:rPr>
            <w:rFonts w:ascii="Courier New" w:hAnsi="Courier New" w:cs="Courier New"/>
            <w:sz w:val="28"/>
            <w:szCs w:val="28"/>
            <w:shd w:val="clear" w:color="auto" w:fill="F7F7F7"/>
            <w:rPrChange w:id="467" w:author="Olga" w:date="2019-04-07T20:28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delText> </w:delText>
        </w:r>
      </w:del>
      <w:del w:id="468" w:author="Olga" w:date="2019-04-07T20:28:00Z">
        <w:r w:rsidRPr="001736D4" w:rsidDel="001736D4">
          <w:rPr>
            <w:rFonts w:ascii="Courier New" w:hAnsi="Courier New" w:cs="Courier New"/>
            <w:sz w:val="28"/>
            <w:szCs w:val="28"/>
            <w:shd w:val="clear" w:color="auto" w:fill="F7F7F7"/>
            <w:rPrChange w:id="469" w:author="Olga" w:date="2019-04-07T20:28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delText>npm install express</w:delText>
        </w:r>
      </w:del>
    </w:p>
    <w:p w:rsidR="0016173B" w:rsidRPr="001B11AC" w:rsidRDefault="0016173B">
      <w:pPr>
        <w:rPr>
          <w:rStyle w:val="af1"/>
          <w:color w:val="auto"/>
          <w:lang w:val="ru-RU"/>
          <w:rPrChange w:id="470" w:author="Olga" w:date="2019-04-23T13:54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 w:rsidRPr="00211C63">
        <w:rPr>
          <w:rStyle w:val="af1"/>
          <w:color w:val="auto"/>
          <w:lang w:val="ru-RU"/>
          <w:rPrChange w:id="471" w:author="Olga" w:date="2019-04-30T19:56:00Z">
            <w:rPr>
              <w:rFonts w:ascii="Courier New" w:hAnsi="Courier New" w:cs="Courier New"/>
              <w:color w:val="000000"/>
              <w:shd w:val="clear" w:color="auto" w:fill="F7F7F7"/>
              <w:lang w:val="ru-RU"/>
            </w:rPr>
          </w:rPrChange>
        </w:rPr>
        <w:t>Настройка</w:t>
      </w:r>
      <w:r w:rsidRPr="001B11AC">
        <w:rPr>
          <w:rStyle w:val="af1"/>
          <w:color w:val="auto"/>
          <w:lang w:val="ru-RU"/>
          <w:rPrChange w:id="472" w:author="Olga" w:date="2019-04-23T13:54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 xml:space="preserve"> </w:t>
      </w:r>
      <w:r w:rsidRPr="001736D4">
        <w:rPr>
          <w:rStyle w:val="af1"/>
          <w:color w:val="auto"/>
          <w:rPrChange w:id="473" w:author="Olga" w:date="2019-04-07T20:28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express</w:t>
      </w:r>
    </w:p>
    <w:p w:rsidR="0016173B" w:rsidRPr="001B11AC" w:rsidRDefault="00F16A1E">
      <w:pPr>
        <w:rPr>
          <w:rFonts w:ascii="Courier New" w:hAnsi="Courier New" w:cs="Courier New"/>
          <w:color w:val="44546A" w:themeColor="text2"/>
          <w:u w:val="single"/>
          <w:shd w:val="clear" w:color="auto" w:fill="F7F7F7"/>
          <w:lang w:val="ru-RU"/>
          <w:rPrChange w:id="474" w:author="Olga" w:date="2019-04-23T13:54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 w:rsidRPr="001736D4">
        <w:rPr>
          <w:rStyle w:val="a5"/>
          <w:color w:val="44546A" w:themeColor="text2"/>
          <w:rPrChange w:id="475" w:author="Olga" w:date="2019-04-07T20:28:00Z">
            <w:rPr>
              <w:rStyle w:val="a5"/>
            </w:rPr>
          </w:rPrChange>
        </w:rPr>
        <w:fldChar w:fldCharType="begin"/>
      </w:r>
      <w:r w:rsidRPr="001B11AC">
        <w:rPr>
          <w:rStyle w:val="a5"/>
          <w:color w:val="44546A" w:themeColor="text2"/>
          <w:lang w:val="ru-RU"/>
          <w:rPrChange w:id="476" w:author="Olga" w:date="2019-04-23T13:54:00Z">
            <w:rPr>
              <w:rStyle w:val="a5"/>
            </w:rPr>
          </w:rPrChange>
        </w:rPr>
        <w:instrText xml:space="preserve"> </w:instrText>
      </w:r>
      <w:r w:rsidRPr="001736D4">
        <w:rPr>
          <w:rStyle w:val="a5"/>
          <w:color w:val="44546A" w:themeColor="text2"/>
          <w:rPrChange w:id="477" w:author="Olga" w:date="2019-04-07T20:28:00Z">
            <w:rPr>
              <w:rStyle w:val="a5"/>
            </w:rPr>
          </w:rPrChange>
        </w:rPr>
        <w:instrText>HYPERLINK</w:instrText>
      </w:r>
      <w:r w:rsidRPr="001B11AC">
        <w:rPr>
          <w:rStyle w:val="a5"/>
          <w:color w:val="44546A" w:themeColor="text2"/>
          <w:lang w:val="ru-RU"/>
          <w:rPrChange w:id="478" w:author="Olga" w:date="2019-04-23T13:54:00Z">
            <w:rPr>
              <w:rStyle w:val="a5"/>
            </w:rPr>
          </w:rPrChange>
        </w:rPr>
        <w:instrText xml:space="preserve"> "</w:instrText>
      </w:r>
      <w:r w:rsidRPr="001736D4">
        <w:rPr>
          <w:rStyle w:val="a5"/>
          <w:color w:val="44546A" w:themeColor="text2"/>
          <w:rPrChange w:id="479" w:author="Olga" w:date="2019-04-07T20:28:00Z">
            <w:rPr>
              <w:rStyle w:val="a5"/>
            </w:rPr>
          </w:rPrChange>
        </w:rPr>
        <w:instrText>https</w:instrText>
      </w:r>
      <w:r w:rsidRPr="001B11AC">
        <w:rPr>
          <w:rStyle w:val="a5"/>
          <w:color w:val="44546A" w:themeColor="text2"/>
          <w:lang w:val="ru-RU"/>
          <w:rPrChange w:id="480" w:author="Olga" w:date="2019-04-23T13:54:00Z">
            <w:rPr>
              <w:rStyle w:val="a5"/>
            </w:rPr>
          </w:rPrChange>
        </w:rPr>
        <w:instrText>://</w:instrText>
      </w:r>
      <w:r w:rsidRPr="001736D4">
        <w:rPr>
          <w:rStyle w:val="a5"/>
          <w:color w:val="44546A" w:themeColor="text2"/>
          <w:rPrChange w:id="481" w:author="Olga" w:date="2019-04-07T20:28:00Z">
            <w:rPr>
              <w:rStyle w:val="a5"/>
            </w:rPr>
          </w:rPrChange>
        </w:rPr>
        <w:instrText>expressjs</w:instrText>
      </w:r>
      <w:r w:rsidRPr="001B11AC">
        <w:rPr>
          <w:rStyle w:val="a5"/>
          <w:color w:val="44546A" w:themeColor="text2"/>
          <w:lang w:val="ru-RU"/>
          <w:rPrChange w:id="482" w:author="Olga" w:date="2019-04-23T13:54:00Z">
            <w:rPr>
              <w:rStyle w:val="a5"/>
            </w:rPr>
          </w:rPrChange>
        </w:rPr>
        <w:instrText>.</w:instrText>
      </w:r>
      <w:r w:rsidRPr="001736D4">
        <w:rPr>
          <w:rStyle w:val="a5"/>
          <w:color w:val="44546A" w:themeColor="text2"/>
          <w:rPrChange w:id="483" w:author="Olga" w:date="2019-04-07T20:28:00Z">
            <w:rPr>
              <w:rStyle w:val="a5"/>
            </w:rPr>
          </w:rPrChange>
        </w:rPr>
        <w:instrText>com</w:instrText>
      </w:r>
      <w:r w:rsidRPr="001B11AC">
        <w:rPr>
          <w:rStyle w:val="a5"/>
          <w:color w:val="44546A" w:themeColor="text2"/>
          <w:lang w:val="ru-RU"/>
          <w:rPrChange w:id="484" w:author="Olga" w:date="2019-04-23T13:54:00Z">
            <w:rPr>
              <w:rStyle w:val="a5"/>
            </w:rPr>
          </w:rPrChange>
        </w:rPr>
        <w:instrText>/</w:instrText>
      </w:r>
      <w:r w:rsidRPr="001736D4">
        <w:rPr>
          <w:rStyle w:val="a5"/>
          <w:color w:val="44546A" w:themeColor="text2"/>
          <w:rPrChange w:id="485" w:author="Olga" w:date="2019-04-07T20:28:00Z">
            <w:rPr>
              <w:rStyle w:val="a5"/>
            </w:rPr>
          </w:rPrChange>
        </w:rPr>
        <w:instrText>ru</w:instrText>
      </w:r>
      <w:r w:rsidRPr="001B11AC">
        <w:rPr>
          <w:rStyle w:val="a5"/>
          <w:color w:val="44546A" w:themeColor="text2"/>
          <w:lang w:val="ru-RU"/>
          <w:rPrChange w:id="486" w:author="Olga" w:date="2019-04-23T13:54:00Z">
            <w:rPr>
              <w:rStyle w:val="a5"/>
            </w:rPr>
          </w:rPrChange>
        </w:rPr>
        <w:instrText>/</w:instrText>
      </w:r>
      <w:r w:rsidRPr="001736D4">
        <w:rPr>
          <w:rStyle w:val="a5"/>
          <w:color w:val="44546A" w:themeColor="text2"/>
          <w:rPrChange w:id="487" w:author="Olga" w:date="2019-04-07T20:28:00Z">
            <w:rPr>
              <w:rStyle w:val="a5"/>
            </w:rPr>
          </w:rPrChange>
        </w:rPr>
        <w:instrText>starter</w:instrText>
      </w:r>
      <w:r w:rsidRPr="001B11AC">
        <w:rPr>
          <w:rStyle w:val="a5"/>
          <w:color w:val="44546A" w:themeColor="text2"/>
          <w:lang w:val="ru-RU"/>
          <w:rPrChange w:id="488" w:author="Olga" w:date="2019-04-23T13:54:00Z">
            <w:rPr>
              <w:rStyle w:val="a5"/>
            </w:rPr>
          </w:rPrChange>
        </w:rPr>
        <w:instrText>/</w:instrText>
      </w:r>
      <w:r w:rsidRPr="001736D4">
        <w:rPr>
          <w:rStyle w:val="a5"/>
          <w:color w:val="44546A" w:themeColor="text2"/>
          <w:rPrChange w:id="489" w:author="Olga" w:date="2019-04-07T20:28:00Z">
            <w:rPr>
              <w:rStyle w:val="a5"/>
            </w:rPr>
          </w:rPrChange>
        </w:rPr>
        <w:instrText>hello</w:instrText>
      </w:r>
      <w:r w:rsidRPr="001B11AC">
        <w:rPr>
          <w:rStyle w:val="a5"/>
          <w:color w:val="44546A" w:themeColor="text2"/>
          <w:lang w:val="ru-RU"/>
          <w:rPrChange w:id="490" w:author="Olga" w:date="2019-04-23T13:54:00Z">
            <w:rPr>
              <w:rStyle w:val="a5"/>
            </w:rPr>
          </w:rPrChange>
        </w:rPr>
        <w:instrText>-</w:instrText>
      </w:r>
      <w:r w:rsidRPr="001736D4">
        <w:rPr>
          <w:rStyle w:val="a5"/>
          <w:color w:val="44546A" w:themeColor="text2"/>
          <w:rPrChange w:id="491" w:author="Olga" w:date="2019-04-07T20:28:00Z">
            <w:rPr>
              <w:rStyle w:val="a5"/>
            </w:rPr>
          </w:rPrChange>
        </w:rPr>
        <w:instrText>world</w:instrText>
      </w:r>
      <w:r w:rsidRPr="001B11AC">
        <w:rPr>
          <w:rStyle w:val="a5"/>
          <w:color w:val="44546A" w:themeColor="text2"/>
          <w:lang w:val="ru-RU"/>
          <w:rPrChange w:id="492" w:author="Olga" w:date="2019-04-23T13:54:00Z">
            <w:rPr>
              <w:rStyle w:val="a5"/>
            </w:rPr>
          </w:rPrChange>
        </w:rPr>
        <w:instrText>.</w:instrText>
      </w:r>
      <w:r w:rsidRPr="001736D4">
        <w:rPr>
          <w:rStyle w:val="a5"/>
          <w:color w:val="44546A" w:themeColor="text2"/>
          <w:rPrChange w:id="493" w:author="Olga" w:date="2019-04-07T20:28:00Z">
            <w:rPr>
              <w:rStyle w:val="a5"/>
            </w:rPr>
          </w:rPrChange>
        </w:rPr>
        <w:instrText>html</w:instrText>
      </w:r>
      <w:r w:rsidRPr="001B11AC">
        <w:rPr>
          <w:rStyle w:val="a5"/>
          <w:color w:val="44546A" w:themeColor="text2"/>
          <w:lang w:val="ru-RU"/>
          <w:rPrChange w:id="494" w:author="Olga" w:date="2019-04-23T13:54:00Z">
            <w:rPr>
              <w:rStyle w:val="a5"/>
            </w:rPr>
          </w:rPrChange>
        </w:rPr>
        <w:instrText xml:space="preserve">" </w:instrText>
      </w:r>
      <w:r w:rsidRPr="001736D4">
        <w:rPr>
          <w:rStyle w:val="a5"/>
          <w:color w:val="44546A" w:themeColor="text2"/>
          <w:rPrChange w:id="495" w:author="Olga" w:date="2019-04-07T20:28:00Z">
            <w:rPr>
              <w:rStyle w:val="a5"/>
            </w:rPr>
          </w:rPrChange>
        </w:rPr>
        <w:fldChar w:fldCharType="separate"/>
      </w:r>
      <w:r w:rsidR="0016173B" w:rsidRPr="001736D4">
        <w:rPr>
          <w:rStyle w:val="a5"/>
          <w:color w:val="44546A" w:themeColor="text2"/>
          <w:rPrChange w:id="496" w:author="Olga" w:date="2019-04-07T20:28:00Z">
            <w:rPr>
              <w:rStyle w:val="a5"/>
            </w:rPr>
          </w:rPrChange>
        </w:rPr>
        <w:t>https</w:t>
      </w:r>
      <w:r w:rsidR="0016173B" w:rsidRPr="001B11AC">
        <w:rPr>
          <w:rStyle w:val="a5"/>
          <w:color w:val="44546A" w:themeColor="text2"/>
          <w:lang w:val="ru-RU"/>
          <w:rPrChange w:id="497" w:author="Olga" w:date="2019-04-23T13:54:00Z">
            <w:rPr>
              <w:rStyle w:val="a5"/>
            </w:rPr>
          </w:rPrChange>
        </w:rPr>
        <w:t>://</w:t>
      </w:r>
      <w:r w:rsidR="0016173B" w:rsidRPr="001736D4">
        <w:rPr>
          <w:rStyle w:val="a5"/>
          <w:color w:val="44546A" w:themeColor="text2"/>
          <w:rPrChange w:id="498" w:author="Olga" w:date="2019-04-07T20:28:00Z">
            <w:rPr>
              <w:rStyle w:val="a5"/>
            </w:rPr>
          </w:rPrChange>
        </w:rPr>
        <w:t>expressjs</w:t>
      </w:r>
      <w:r w:rsidR="0016173B" w:rsidRPr="001B11AC">
        <w:rPr>
          <w:rStyle w:val="a5"/>
          <w:color w:val="44546A" w:themeColor="text2"/>
          <w:lang w:val="ru-RU"/>
          <w:rPrChange w:id="499" w:author="Olga" w:date="2019-04-23T13:54:00Z">
            <w:rPr>
              <w:rStyle w:val="a5"/>
            </w:rPr>
          </w:rPrChange>
        </w:rPr>
        <w:t>.</w:t>
      </w:r>
      <w:r w:rsidR="0016173B" w:rsidRPr="001736D4">
        <w:rPr>
          <w:rStyle w:val="a5"/>
          <w:color w:val="44546A" w:themeColor="text2"/>
          <w:rPrChange w:id="500" w:author="Olga" w:date="2019-04-07T20:28:00Z">
            <w:rPr>
              <w:rStyle w:val="a5"/>
            </w:rPr>
          </w:rPrChange>
        </w:rPr>
        <w:t>com</w:t>
      </w:r>
      <w:r w:rsidR="0016173B" w:rsidRPr="001B11AC">
        <w:rPr>
          <w:rStyle w:val="a5"/>
          <w:color w:val="44546A" w:themeColor="text2"/>
          <w:lang w:val="ru-RU"/>
          <w:rPrChange w:id="501" w:author="Olga" w:date="2019-04-23T13:54:00Z">
            <w:rPr>
              <w:rStyle w:val="a5"/>
            </w:rPr>
          </w:rPrChange>
        </w:rPr>
        <w:t>/</w:t>
      </w:r>
      <w:r w:rsidR="0016173B" w:rsidRPr="001736D4">
        <w:rPr>
          <w:rStyle w:val="a5"/>
          <w:color w:val="44546A" w:themeColor="text2"/>
          <w:rPrChange w:id="502" w:author="Olga" w:date="2019-04-07T20:28:00Z">
            <w:rPr>
              <w:rStyle w:val="a5"/>
            </w:rPr>
          </w:rPrChange>
        </w:rPr>
        <w:t>ru</w:t>
      </w:r>
      <w:r w:rsidR="0016173B" w:rsidRPr="001B11AC">
        <w:rPr>
          <w:rStyle w:val="a5"/>
          <w:color w:val="44546A" w:themeColor="text2"/>
          <w:lang w:val="ru-RU"/>
          <w:rPrChange w:id="503" w:author="Olga" w:date="2019-04-23T13:54:00Z">
            <w:rPr>
              <w:rStyle w:val="a5"/>
            </w:rPr>
          </w:rPrChange>
        </w:rPr>
        <w:t>/</w:t>
      </w:r>
      <w:r w:rsidR="0016173B" w:rsidRPr="001736D4">
        <w:rPr>
          <w:rStyle w:val="a5"/>
          <w:color w:val="44546A" w:themeColor="text2"/>
          <w:rPrChange w:id="504" w:author="Olga" w:date="2019-04-07T20:28:00Z">
            <w:rPr>
              <w:rStyle w:val="a5"/>
            </w:rPr>
          </w:rPrChange>
        </w:rPr>
        <w:t>starter</w:t>
      </w:r>
      <w:r w:rsidR="0016173B" w:rsidRPr="001B11AC">
        <w:rPr>
          <w:rStyle w:val="a5"/>
          <w:color w:val="44546A" w:themeColor="text2"/>
          <w:lang w:val="ru-RU"/>
          <w:rPrChange w:id="505" w:author="Olga" w:date="2019-04-23T13:54:00Z">
            <w:rPr>
              <w:rStyle w:val="a5"/>
            </w:rPr>
          </w:rPrChange>
        </w:rPr>
        <w:t>/</w:t>
      </w:r>
      <w:r w:rsidR="0016173B" w:rsidRPr="001736D4">
        <w:rPr>
          <w:rStyle w:val="a5"/>
          <w:color w:val="44546A" w:themeColor="text2"/>
          <w:rPrChange w:id="506" w:author="Olga" w:date="2019-04-07T20:28:00Z">
            <w:rPr>
              <w:rStyle w:val="a5"/>
            </w:rPr>
          </w:rPrChange>
        </w:rPr>
        <w:t>hello</w:t>
      </w:r>
      <w:r w:rsidR="0016173B" w:rsidRPr="001B11AC">
        <w:rPr>
          <w:rStyle w:val="a5"/>
          <w:color w:val="44546A" w:themeColor="text2"/>
          <w:lang w:val="ru-RU"/>
          <w:rPrChange w:id="507" w:author="Olga" w:date="2019-04-23T13:54:00Z">
            <w:rPr>
              <w:rStyle w:val="a5"/>
            </w:rPr>
          </w:rPrChange>
        </w:rPr>
        <w:t>-</w:t>
      </w:r>
      <w:r w:rsidR="0016173B" w:rsidRPr="001736D4">
        <w:rPr>
          <w:rStyle w:val="a5"/>
          <w:color w:val="44546A" w:themeColor="text2"/>
          <w:rPrChange w:id="508" w:author="Olga" w:date="2019-04-07T20:28:00Z">
            <w:rPr>
              <w:rStyle w:val="a5"/>
            </w:rPr>
          </w:rPrChange>
        </w:rPr>
        <w:t>world</w:t>
      </w:r>
      <w:r w:rsidR="0016173B" w:rsidRPr="001B11AC">
        <w:rPr>
          <w:rStyle w:val="a5"/>
          <w:color w:val="44546A" w:themeColor="text2"/>
          <w:lang w:val="ru-RU"/>
          <w:rPrChange w:id="509" w:author="Olga" w:date="2019-04-23T13:54:00Z">
            <w:rPr>
              <w:rStyle w:val="a5"/>
            </w:rPr>
          </w:rPrChange>
        </w:rPr>
        <w:t>.</w:t>
      </w:r>
      <w:r w:rsidR="0016173B" w:rsidRPr="001736D4">
        <w:rPr>
          <w:rStyle w:val="a5"/>
          <w:color w:val="44546A" w:themeColor="text2"/>
          <w:rPrChange w:id="510" w:author="Olga" w:date="2019-04-07T20:28:00Z">
            <w:rPr>
              <w:rStyle w:val="a5"/>
            </w:rPr>
          </w:rPrChange>
        </w:rPr>
        <w:t>html</w:t>
      </w:r>
      <w:r w:rsidRPr="001736D4">
        <w:rPr>
          <w:rStyle w:val="a5"/>
          <w:color w:val="44546A" w:themeColor="text2"/>
          <w:rPrChange w:id="511" w:author="Olga" w:date="2019-04-07T20:28:00Z">
            <w:rPr>
              <w:rStyle w:val="a5"/>
            </w:rPr>
          </w:rPrChange>
        </w:rPr>
        <w:fldChar w:fldCharType="end"/>
      </w:r>
    </w:p>
    <w:p w:rsidR="0016173B" w:rsidRPr="001B11AC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  <w:lang w:val="ru-RU"/>
          <w:rPrChange w:id="512" w:author="Olga" w:date="2019-04-23T13:54:00Z">
            <w:rPr>
              <w:rStyle w:val="HTML1"/>
              <w:rFonts w:ascii="Consolas" w:hAnsi="Consolas"/>
              <w:color w:val="000000"/>
              <w:lang w:eastAsia="en-US"/>
            </w:rPr>
          </w:rPrChange>
        </w:rPr>
      </w:pPr>
      <w:r>
        <w:rPr>
          <w:rStyle w:val="token"/>
          <w:rFonts w:ascii="Consolas" w:hAnsi="Consolas"/>
          <w:color w:val="0077AA"/>
        </w:rPr>
        <w:t>var</w:t>
      </w:r>
      <w:r w:rsidRPr="001B11AC">
        <w:rPr>
          <w:rStyle w:val="HTML1"/>
          <w:rFonts w:ascii="Consolas" w:hAnsi="Consolas"/>
          <w:color w:val="000000"/>
          <w:lang w:val="ru-RU"/>
          <w:rPrChange w:id="513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HTML1"/>
          <w:rFonts w:ascii="Consolas" w:hAnsi="Consolas"/>
          <w:color w:val="000000"/>
        </w:rPr>
        <w:t>express</w:t>
      </w:r>
      <w:r w:rsidRPr="001B11AC">
        <w:rPr>
          <w:rStyle w:val="HTML1"/>
          <w:rFonts w:ascii="Consolas" w:hAnsi="Consolas"/>
          <w:color w:val="000000"/>
          <w:lang w:val="ru-RU"/>
          <w:rPrChange w:id="514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 w:rsidRPr="001B11AC">
        <w:rPr>
          <w:rStyle w:val="token"/>
          <w:rFonts w:ascii="Consolas" w:hAnsi="Consolas"/>
          <w:color w:val="A67F59"/>
          <w:lang w:val="ru-RU"/>
          <w:rPrChange w:id="515" w:author="Olga" w:date="2019-04-23T13:54:00Z">
            <w:rPr>
              <w:rStyle w:val="token"/>
              <w:rFonts w:ascii="Consolas" w:hAnsi="Consolas"/>
              <w:color w:val="A67F59"/>
            </w:rPr>
          </w:rPrChange>
        </w:rPr>
        <w:t>=</w:t>
      </w:r>
      <w:r w:rsidRPr="001B11AC">
        <w:rPr>
          <w:rStyle w:val="HTML1"/>
          <w:rFonts w:ascii="Consolas" w:hAnsi="Consolas"/>
          <w:color w:val="000000"/>
          <w:lang w:val="ru-RU"/>
          <w:rPrChange w:id="516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token"/>
          <w:rFonts w:ascii="Consolas" w:hAnsi="Consolas"/>
          <w:color w:val="DD4A68"/>
        </w:rPr>
        <w:t>require</w:t>
      </w:r>
      <w:r w:rsidRPr="001B11AC">
        <w:rPr>
          <w:rStyle w:val="token"/>
          <w:rFonts w:ascii="Consolas" w:hAnsi="Consolas"/>
          <w:color w:val="999999"/>
          <w:lang w:val="ru-RU"/>
          <w:rPrChange w:id="517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(</w:t>
      </w:r>
      <w:r w:rsidRPr="001B11AC">
        <w:rPr>
          <w:rStyle w:val="token"/>
          <w:rFonts w:ascii="Consolas" w:hAnsi="Consolas"/>
          <w:color w:val="669900"/>
          <w:lang w:val="ru-RU"/>
          <w:rPrChange w:id="518" w:author="Olga" w:date="2019-04-23T13:54:00Z">
            <w:rPr>
              <w:rStyle w:val="token"/>
              <w:rFonts w:ascii="Consolas" w:hAnsi="Consolas"/>
              <w:color w:val="669900"/>
            </w:rPr>
          </w:rPrChange>
        </w:rPr>
        <w:t>'</w:t>
      </w:r>
      <w:r>
        <w:rPr>
          <w:rStyle w:val="token"/>
          <w:rFonts w:ascii="Consolas" w:hAnsi="Consolas"/>
          <w:color w:val="669900"/>
        </w:rPr>
        <w:t>express</w:t>
      </w:r>
      <w:r w:rsidRPr="001B11AC">
        <w:rPr>
          <w:rStyle w:val="token"/>
          <w:rFonts w:ascii="Consolas" w:hAnsi="Consolas"/>
          <w:color w:val="669900"/>
          <w:lang w:val="ru-RU"/>
          <w:rPrChange w:id="519" w:author="Olga" w:date="2019-04-23T13:54:00Z">
            <w:rPr>
              <w:rStyle w:val="token"/>
              <w:rFonts w:ascii="Consolas" w:hAnsi="Consolas"/>
              <w:color w:val="669900"/>
            </w:rPr>
          </w:rPrChange>
        </w:rPr>
        <w:t>'</w:t>
      </w:r>
      <w:r w:rsidRPr="001B11AC">
        <w:rPr>
          <w:rStyle w:val="token"/>
          <w:rFonts w:ascii="Consolas" w:hAnsi="Consolas"/>
          <w:color w:val="999999"/>
          <w:lang w:val="ru-RU"/>
          <w:rPrChange w:id="520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);</w:t>
      </w:r>
    </w:p>
    <w:p w:rsidR="0016173B" w:rsidRPr="001B11AC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  <w:lang w:val="ru-RU"/>
          <w:rPrChange w:id="521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</w:pPr>
      <w:r>
        <w:rPr>
          <w:rStyle w:val="token"/>
          <w:rFonts w:ascii="Consolas" w:hAnsi="Consolas"/>
          <w:color w:val="0077AA"/>
        </w:rPr>
        <w:t>var</w:t>
      </w:r>
      <w:r w:rsidRPr="001B11AC">
        <w:rPr>
          <w:rStyle w:val="HTML1"/>
          <w:rFonts w:ascii="Consolas" w:hAnsi="Consolas"/>
          <w:color w:val="000000"/>
          <w:lang w:val="ru-RU"/>
          <w:rPrChange w:id="522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HTML1"/>
          <w:rFonts w:ascii="Consolas" w:hAnsi="Consolas"/>
          <w:color w:val="000000"/>
        </w:rPr>
        <w:t>app</w:t>
      </w:r>
      <w:r w:rsidRPr="001B11AC">
        <w:rPr>
          <w:rStyle w:val="HTML1"/>
          <w:rFonts w:ascii="Consolas" w:hAnsi="Consolas"/>
          <w:color w:val="000000"/>
          <w:lang w:val="ru-RU"/>
          <w:rPrChange w:id="523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 w:rsidRPr="001B11AC">
        <w:rPr>
          <w:rStyle w:val="token"/>
          <w:rFonts w:ascii="Consolas" w:hAnsi="Consolas"/>
          <w:color w:val="A67F59"/>
          <w:lang w:val="ru-RU"/>
          <w:rPrChange w:id="524" w:author="Olga" w:date="2019-04-23T13:54:00Z">
            <w:rPr>
              <w:rStyle w:val="token"/>
              <w:rFonts w:ascii="Consolas" w:hAnsi="Consolas"/>
              <w:color w:val="A67F59"/>
            </w:rPr>
          </w:rPrChange>
        </w:rPr>
        <w:t>=</w:t>
      </w:r>
      <w:r w:rsidRPr="001B11AC">
        <w:rPr>
          <w:rStyle w:val="HTML1"/>
          <w:rFonts w:ascii="Consolas" w:hAnsi="Consolas"/>
          <w:color w:val="000000"/>
          <w:lang w:val="ru-RU"/>
          <w:rPrChange w:id="525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token"/>
          <w:rFonts w:ascii="Consolas" w:hAnsi="Consolas"/>
          <w:color w:val="DD4A68"/>
        </w:rPr>
        <w:t>express</w:t>
      </w:r>
      <w:r w:rsidRPr="001B11AC">
        <w:rPr>
          <w:rStyle w:val="token"/>
          <w:rFonts w:ascii="Consolas" w:hAnsi="Consolas"/>
          <w:color w:val="999999"/>
          <w:lang w:val="ru-RU"/>
          <w:rPrChange w:id="526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();</w:t>
      </w:r>
    </w:p>
    <w:p w:rsidR="0016173B" w:rsidRPr="001B11AC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  <w:lang w:val="ru-RU"/>
          <w:rPrChange w:id="527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</w:pPr>
    </w:p>
    <w:p w:rsidR="0016173B" w:rsidRPr="001B11AC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  <w:lang w:val="ru-RU"/>
          <w:rPrChange w:id="528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</w:pPr>
      <w:r>
        <w:rPr>
          <w:rStyle w:val="HTML1"/>
          <w:rFonts w:ascii="Consolas" w:hAnsi="Consolas"/>
          <w:color w:val="000000"/>
        </w:rPr>
        <w:t>app</w:t>
      </w:r>
      <w:r w:rsidRPr="001B11AC">
        <w:rPr>
          <w:rStyle w:val="token"/>
          <w:rFonts w:ascii="Consolas" w:hAnsi="Consolas"/>
          <w:color w:val="999999"/>
          <w:lang w:val="ru-RU"/>
          <w:rPrChange w:id="529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.</w:t>
      </w:r>
      <w:r>
        <w:rPr>
          <w:rStyle w:val="token"/>
          <w:rFonts w:ascii="Consolas" w:hAnsi="Consolas"/>
          <w:color w:val="0077AA"/>
        </w:rPr>
        <w:t>get</w:t>
      </w:r>
      <w:r w:rsidRPr="001B11AC">
        <w:rPr>
          <w:rStyle w:val="token"/>
          <w:rFonts w:ascii="Consolas" w:hAnsi="Consolas"/>
          <w:color w:val="999999"/>
          <w:lang w:val="ru-RU"/>
          <w:rPrChange w:id="530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(</w:t>
      </w:r>
      <w:r w:rsidRPr="001B11AC">
        <w:rPr>
          <w:rStyle w:val="token"/>
          <w:rFonts w:ascii="Consolas" w:hAnsi="Consolas"/>
          <w:color w:val="669900"/>
          <w:lang w:val="ru-RU"/>
          <w:rPrChange w:id="531" w:author="Olga" w:date="2019-04-23T13:54:00Z">
            <w:rPr>
              <w:rStyle w:val="token"/>
              <w:rFonts w:ascii="Consolas" w:hAnsi="Consolas"/>
              <w:color w:val="669900"/>
            </w:rPr>
          </w:rPrChange>
        </w:rPr>
        <w:t>'/'</w:t>
      </w:r>
      <w:r w:rsidRPr="001B11AC">
        <w:rPr>
          <w:rStyle w:val="token"/>
          <w:rFonts w:ascii="Consolas" w:hAnsi="Consolas"/>
          <w:color w:val="999999"/>
          <w:lang w:val="ru-RU"/>
          <w:rPrChange w:id="532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,</w:t>
      </w:r>
      <w:r w:rsidRPr="001B11AC">
        <w:rPr>
          <w:rStyle w:val="HTML1"/>
          <w:rFonts w:ascii="Consolas" w:hAnsi="Consolas"/>
          <w:color w:val="000000"/>
          <w:lang w:val="ru-RU"/>
          <w:rPrChange w:id="533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token"/>
          <w:rFonts w:ascii="Consolas" w:hAnsi="Consolas"/>
          <w:color w:val="0077AA"/>
        </w:rPr>
        <w:t>function</w:t>
      </w:r>
      <w:r w:rsidRPr="001B11AC">
        <w:rPr>
          <w:rStyle w:val="HTML1"/>
          <w:rFonts w:ascii="Consolas" w:hAnsi="Consolas"/>
          <w:color w:val="000000"/>
          <w:lang w:val="ru-RU"/>
          <w:rPrChange w:id="534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 w:rsidRPr="001B11AC">
        <w:rPr>
          <w:rStyle w:val="token"/>
          <w:rFonts w:ascii="Consolas" w:hAnsi="Consolas"/>
          <w:color w:val="999999"/>
          <w:lang w:val="ru-RU"/>
          <w:rPrChange w:id="535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(</w:t>
      </w:r>
      <w:r>
        <w:rPr>
          <w:rStyle w:val="HTML1"/>
          <w:rFonts w:ascii="Consolas" w:hAnsi="Consolas"/>
          <w:color w:val="000000"/>
        </w:rPr>
        <w:t>req</w:t>
      </w:r>
      <w:r w:rsidRPr="001B11AC">
        <w:rPr>
          <w:rStyle w:val="token"/>
          <w:rFonts w:ascii="Consolas" w:hAnsi="Consolas"/>
          <w:color w:val="999999"/>
          <w:lang w:val="ru-RU"/>
          <w:rPrChange w:id="536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,</w:t>
      </w:r>
      <w:r w:rsidRPr="001B11AC">
        <w:rPr>
          <w:rStyle w:val="HTML1"/>
          <w:rFonts w:ascii="Consolas" w:hAnsi="Consolas"/>
          <w:color w:val="000000"/>
          <w:lang w:val="ru-RU"/>
          <w:rPrChange w:id="537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>
        <w:rPr>
          <w:rStyle w:val="HTML1"/>
          <w:rFonts w:ascii="Consolas" w:hAnsi="Consolas"/>
          <w:color w:val="000000"/>
        </w:rPr>
        <w:t>res</w:t>
      </w:r>
      <w:r w:rsidRPr="001B11AC">
        <w:rPr>
          <w:rStyle w:val="token"/>
          <w:rFonts w:ascii="Consolas" w:hAnsi="Consolas"/>
          <w:color w:val="999999"/>
          <w:lang w:val="ru-RU"/>
          <w:rPrChange w:id="538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)</w:t>
      </w:r>
      <w:r w:rsidRPr="001B11AC">
        <w:rPr>
          <w:rStyle w:val="HTML1"/>
          <w:rFonts w:ascii="Consolas" w:hAnsi="Consolas"/>
          <w:color w:val="000000"/>
          <w:lang w:val="ru-RU"/>
          <w:rPrChange w:id="539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</w:t>
      </w:r>
      <w:r w:rsidRPr="001B11AC">
        <w:rPr>
          <w:rStyle w:val="token"/>
          <w:rFonts w:ascii="Consolas" w:hAnsi="Consolas"/>
          <w:color w:val="999999"/>
          <w:lang w:val="ru-RU"/>
          <w:rPrChange w:id="540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{</w:t>
      </w:r>
    </w:p>
    <w:p w:rsidR="0016173B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</w:rPr>
      </w:pPr>
      <w:r w:rsidRPr="001B11AC">
        <w:rPr>
          <w:rStyle w:val="HTML1"/>
          <w:rFonts w:ascii="Consolas" w:hAnsi="Consolas"/>
          <w:color w:val="000000"/>
          <w:lang w:val="ru-RU"/>
          <w:rPrChange w:id="541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  <w:t xml:space="preserve">  </w:t>
      </w:r>
      <w:r>
        <w:rPr>
          <w:rStyle w:val="HTML1"/>
          <w:rFonts w:ascii="Consolas" w:hAnsi="Consolas"/>
          <w:color w:val="000000"/>
        </w:rPr>
        <w:t>res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send</w:t>
      </w:r>
      <w:r>
        <w:rPr>
          <w:rStyle w:val="token"/>
          <w:rFonts w:ascii="Consolas" w:hAnsi="Consolas"/>
          <w:color w:val="999999"/>
        </w:rPr>
        <w:t>(</w:t>
      </w:r>
      <w:r>
        <w:rPr>
          <w:rStyle w:val="token"/>
          <w:rFonts w:ascii="Consolas" w:hAnsi="Consolas"/>
          <w:color w:val="669900"/>
        </w:rPr>
        <w:t>'Hello World!'</w:t>
      </w:r>
      <w:r>
        <w:rPr>
          <w:rStyle w:val="token"/>
          <w:rFonts w:ascii="Consolas" w:hAnsi="Consolas"/>
          <w:color w:val="999999"/>
        </w:rPr>
        <w:t>);</w:t>
      </w:r>
    </w:p>
    <w:p w:rsidR="0016173B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});</w:t>
      </w:r>
    </w:p>
    <w:p w:rsidR="0016173B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</w:rPr>
      </w:pPr>
    </w:p>
    <w:p w:rsidR="0016173B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app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listen</w:t>
      </w:r>
      <w:r>
        <w:rPr>
          <w:rStyle w:val="token"/>
          <w:rFonts w:ascii="Consolas" w:hAnsi="Consolas"/>
          <w:color w:val="999999"/>
        </w:rPr>
        <w:t>(</w:t>
      </w:r>
      <w:r>
        <w:rPr>
          <w:rStyle w:val="token"/>
          <w:rFonts w:ascii="Consolas" w:hAnsi="Consolas"/>
          <w:color w:val="990055"/>
        </w:rPr>
        <w:t>3000</w:t>
      </w:r>
      <w:r>
        <w:rPr>
          <w:rStyle w:val="token"/>
          <w:rFonts w:ascii="Consolas" w:hAnsi="Consolas"/>
          <w:color w:val="999999"/>
        </w:rPr>
        <w:t>,</w:t>
      </w:r>
      <w:r>
        <w:rPr>
          <w:rStyle w:val="HTML1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77AA"/>
        </w:rPr>
        <w:t>function</w:t>
      </w:r>
      <w:r>
        <w:rPr>
          <w:rStyle w:val="HTML1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()</w:t>
      </w:r>
      <w:r>
        <w:rPr>
          <w:rStyle w:val="HTML1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:rsidR="0016173B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 xml:space="preserve">  console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log</w:t>
      </w:r>
      <w:r>
        <w:rPr>
          <w:rStyle w:val="token"/>
          <w:rFonts w:ascii="Consolas" w:hAnsi="Consolas"/>
          <w:color w:val="999999"/>
        </w:rPr>
        <w:t>(</w:t>
      </w:r>
      <w:r>
        <w:rPr>
          <w:rStyle w:val="token"/>
          <w:rFonts w:ascii="Consolas" w:hAnsi="Consolas"/>
          <w:color w:val="669900"/>
        </w:rPr>
        <w:t>'Example app listening on port 3000!'</w:t>
      </w:r>
      <w:r>
        <w:rPr>
          <w:rStyle w:val="token"/>
          <w:rFonts w:ascii="Consolas" w:hAnsi="Consolas"/>
          <w:color w:val="999999"/>
        </w:rPr>
        <w:t>);</w:t>
      </w:r>
    </w:p>
    <w:p w:rsidR="0016173B" w:rsidRPr="001B11AC" w:rsidRDefault="0016173B" w:rsidP="0016173B">
      <w:pPr>
        <w:pStyle w:val="HTML"/>
        <w:pBdr>
          <w:top w:val="single" w:sz="6" w:space="0" w:color="DDDDDD"/>
          <w:left w:val="single" w:sz="6" w:space="12" w:color="DDDDDD"/>
          <w:bottom w:val="single" w:sz="6" w:space="0" w:color="DDDDDD"/>
          <w:right w:val="single" w:sz="6" w:space="12" w:color="DDDDDD"/>
        </w:pBdr>
        <w:shd w:val="clear" w:color="auto" w:fill="F7F7F7"/>
        <w:spacing w:before="120" w:after="120"/>
        <w:rPr>
          <w:rStyle w:val="HTML1"/>
          <w:rFonts w:ascii="Consolas" w:hAnsi="Consolas"/>
          <w:color w:val="000000"/>
          <w:lang w:val="ru-RU"/>
          <w:rPrChange w:id="542" w:author="Olga" w:date="2019-04-23T13:54:00Z">
            <w:rPr>
              <w:rStyle w:val="HTML1"/>
              <w:rFonts w:ascii="Consolas" w:hAnsi="Consolas"/>
              <w:color w:val="000000"/>
            </w:rPr>
          </w:rPrChange>
        </w:rPr>
      </w:pPr>
      <w:r w:rsidRPr="001B11AC">
        <w:rPr>
          <w:rStyle w:val="token"/>
          <w:rFonts w:ascii="Consolas" w:hAnsi="Consolas"/>
          <w:color w:val="999999"/>
          <w:lang w:val="ru-RU"/>
          <w:rPrChange w:id="543" w:author="Olga" w:date="2019-04-23T13:54:00Z">
            <w:rPr>
              <w:rStyle w:val="token"/>
              <w:rFonts w:ascii="Consolas" w:hAnsi="Consolas"/>
              <w:color w:val="999999"/>
            </w:rPr>
          </w:rPrChange>
        </w:rPr>
        <w:t>});</w:t>
      </w:r>
    </w:p>
    <w:p w:rsidR="0016173B" w:rsidRPr="001B11AC" w:rsidRDefault="0016173B" w:rsidP="0016173B">
      <w:pPr>
        <w:rPr>
          <w:ins w:id="544" w:author="Olga" w:date="2019-04-07T20:22:00Z"/>
          <w:rFonts w:ascii="Courier New" w:hAnsi="Courier New" w:cs="Courier New"/>
          <w:color w:val="000000"/>
          <w:shd w:val="clear" w:color="auto" w:fill="F7F7F7"/>
          <w:lang w:val="ru-RU"/>
          <w:rPrChange w:id="545" w:author="Olga" w:date="2019-04-23T13:54:00Z">
            <w:rPr>
              <w:ins w:id="546" w:author="Olga" w:date="2019-04-07T20:22:00Z"/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Тот</w:t>
      </w:r>
      <w:r w:rsidRPr="001B11AC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же</w:t>
      </w:r>
      <w:r w:rsidRPr="001B11AC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код</w:t>
      </w:r>
      <w:r w:rsidRPr="001B11AC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в</w:t>
      </w:r>
      <w:r w:rsidRPr="001B11AC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</w:rPr>
        <w:t>ES</w:t>
      </w:r>
      <w:r w:rsidRPr="001B11AC">
        <w:rPr>
          <w:rFonts w:ascii="Courier New" w:hAnsi="Courier New" w:cs="Courier New"/>
          <w:color w:val="000000"/>
          <w:shd w:val="clear" w:color="auto" w:fill="F7F7F7"/>
          <w:lang w:val="ru-RU"/>
        </w:rPr>
        <w:t>6</w:t>
      </w:r>
    </w:p>
    <w:p w:rsidR="00406266" w:rsidRDefault="00406266" w:rsidP="0016173B">
      <w:pPr>
        <w:rPr>
          <w:ins w:id="547" w:author="Olga" w:date="2019-04-07T20:25:00Z"/>
          <w:rFonts w:ascii="Courier New" w:hAnsi="Courier New" w:cs="Courier New"/>
          <w:i/>
          <w:color w:val="767171" w:themeColor="background2" w:themeShade="80"/>
          <w:shd w:val="clear" w:color="auto" w:fill="F7F7F7"/>
          <w:lang w:val="ru-RU"/>
        </w:rPr>
      </w:pPr>
      <w:ins w:id="548" w:author="Olga" w:date="2019-04-07T20:22:00Z">
        <w:r w:rsidRPr="00406266">
          <w:rPr>
            <w:rFonts w:ascii="Courier New" w:hAnsi="Courier New" w:cs="Courier New"/>
            <w:i/>
            <w:color w:val="767171" w:themeColor="background2" w:themeShade="80"/>
            <w:shd w:val="clear" w:color="auto" w:fill="F7F7F7"/>
            <w:lang w:val="ru-RU"/>
            <w:rPrChange w:id="549" w:author="Olga" w:date="2019-04-07T20:23:00Z">
              <w:rPr>
                <w:rFonts w:ascii="Courier New" w:hAnsi="Courier New" w:cs="Courier New"/>
                <w:color w:val="000000"/>
                <w:shd w:val="clear" w:color="auto" w:fill="F7F7F7"/>
                <w:lang w:val="ru-RU"/>
              </w:rPr>
            </w:rPrChange>
          </w:rPr>
          <w:t xml:space="preserve">Код вписали в </w:t>
        </w:r>
        <w:r w:rsidRPr="00406266">
          <w:rPr>
            <w:rFonts w:ascii="Courier New" w:hAnsi="Courier New" w:cs="Courier New"/>
            <w:i/>
            <w:color w:val="767171" w:themeColor="background2" w:themeShade="80"/>
            <w:shd w:val="clear" w:color="auto" w:fill="F7F7F7"/>
            <w:rPrChange w:id="550" w:author="Olga" w:date="2019-04-07T20:23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>index</w:t>
        </w:r>
        <w:r w:rsidRPr="00406266">
          <w:rPr>
            <w:rFonts w:ascii="Courier New" w:hAnsi="Courier New" w:cs="Courier New"/>
            <w:i/>
            <w:color w:val="767171" w:themeColor="background2" w:themeShade="80"/>
            <w:shd w:val="clear" w:color="auto" w:fill="F7F7F7"/>
            <w:lang w:val="ru-RU"/>
            <w:rPrChange w:id="551" w:author="Olga" w:date="2019-04-07T20:23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>.</w:t>
        </w:r>
        <w:r w:rsidRPr="00406266">
          <w:rPr>
            <w:rFonts w:ascii="Courier New" w:hAnsi="Courier New" w:cs="Courier New"/>
            <w:i/>
            <w:color w:val="767171" w:themeColor="background2" w:themeShade="80"/>
            <w:shd w:val="clear" w:color="auto" w:fill="F7F7F7"/>
            <w:rPrChange w:id="552" w:author="Olga" w:date="2019-04-07T20:23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>js</w:t>
        </w:r>
        <w:r w:rsidRPr="00406266">
          <w:rPr>
            <w:rFonts w:ascii="Courier New" w:hAnsi="Courier New" w:cs="Courier New"/>
            <w:i/>
            <w:color w:val="767171" w:themeColor="background2" w:themeShade="80"/>
            <w:shd w:val="clear" w:color="auto" w:fill="F7F7F7"/>
            <w:lang w:val="ru-RU"/>
            <w:rPrChange w:id="553" w:author="Olga" w:date="2019-04-07T20:23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 xml:space="preserve">. </w:t>
        </w:r>
      </w:ins>
    </w:p>
    <w:p w:rsidR="001736D4" w:rsidRPr="001B11AC" w:rsidRDefault="001736D4" w:rsidP="0016173B">
      <w:pPr>
        <w:rPr>
          <w:ins w:id="554" w:author="Olga" w:date="2019-04-07T20:25:00Z"/>
          <w:rFonts w:ascii="Arial" w:hAnsi="Arial" w:cs="Arial"/>
          <w:color w:val="555555"/>
          <w:sz w:val="21"/>
          <w:szCs w:val="21"/>
          <w:lang w:val="ru-RU"/>
          <w:rPrChange w:id="555" w:author="Olga" w:date="2019-04-23T13:54:00Z">
            <w:rPr>
              <w:ins w:id="556" w:author="Olga" w:date="2019-04-07T20:25:00Z"/>
              <w:rFonts w:ascii="Arial" w:hAnsi="Arial" w:cs="Arial"/>
              <w:color w:val="555555"/>
              <w:sz w:val="21"/>
              <w:szCs w:val="21"/>
            </w:rPr>
          </w:rPrChange>
        </w:rPr>
      </w:pPr>
      <w:ins w:id="557" w:author="Olga" w:date="2019-04-07T20:25:00Z"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58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>Приложение запускает сервер и слушает соединения на порте 3000. Приложение выдает ответ “</w:t>
        </w:r>
        <w:r>
          <w:rPr>
            <w:rFonts w:ascii="Arial" w:hAnsi="Arial" w:cs="Arial"/>
            <w:color w:val="555555"/>
            <w:sz w:val="21"/>
            <w:szCs w:val="21"/>
          </w:rPr>
          <w:t>Hello</w:t>
        </w:r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59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 xml:space="preserve"> </w:t>
        </w:r>
        <w:r>
          <w:rPr>
            <w:rFonts w:ascii="Arial" w:hAnsi="Arial" w:cs="Arial"/>
            <w:color w:val="555555"/>
            <w:sz w:val="21"/>
            <w:szCs w:val="21"/>
          </w:rPr>
          <w:t>World</w:t>
        </w:r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60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 xml:space="preserve">!” на запросы, адресованные корневому </w:t>
        </w:r>
        <w:r>
          <w:rPr>
            <w:rFonts w:ascii="Arial" w:hAnsi="Arial" w:cs="Arial"/>
            <w:color w:val="555555"/>
            <w:sz w:val="21"/>
            <w:szCs w:val="21"/>
          </w:rPr>
          <w:t>URL</w:t>
        </w:r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61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 xml:space="preserve"> (</w:t>
        </w:r>
        <w:r w:rsidRPr="001736D4">
          <w:rPr>
            <w:rStyle w:val="HTML1"/>
            <w:rFonts w:eastAsiaTheme="minorHAnsi"/>
            <w:color w:val="333333"/>
            <w:sz w:val="21"/>
            <w:szCs w:val="21"/>
            <w:lang w:val="ru-RU"/>
            <w:rPrChange w:id="562" w:author="Olga" w:date="2019-04-07T20:25:00Z">
              <w:rPr>
                <w:rStyle w:val="HTML1"/>
                <w:rFonts w:eastAsiaTheme="minorHAnsi"/>
                <w:color w:val="333333"/>
                <w:sz w:val="21"/>
                <w:szCs w:val="21"/>
              </w:rPr>
            </w:rPrChange>
          </w:rPr>
          <w:t>/</w:t>
        </w:r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63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>) или</w:t>
        </w:r>
        <w:r>
          <w:rPr>
            <w:rFonts w:ascii="Arial" w:hAnsi="Arial" w:cs="Arial"/>
            <w:color w:val="555555"/>
            <w:sz w:val="21"/>
            <w:szCs w:val="21"/>
          </w:rPr>
          <w:t> </w:t>
        </w:r>
        <w:r w:rsidRPr="001736D4">
          <w:rPr>
            <w:rStyle w:val="af2"/>
            <w:rFonts w:ascii="Arial" w:hAnsi="Arial" w:cs="Arial"/>
            <w:b/>
            <w:bCs/>
            <w:color w:val="353535"/>
            <w:sz w:val="21"/>
            <w:szCs w:val="21"/>
            <w:lang w:val="ru-RU"/>
            <w:rPrChange w:id="564" w:author="Olga" w:date="2019-04-07T20:25:00Z">
              <w:rPr>
                <w:rStyle w:val="af2"/>
                <w:rFonts w:ascii="Arial" w:hAnsi="Arial" w:cs="Arial"/>
                <w:b/>
                <w:bCs/>
                <w:color w:val="353535"/>
                <w:sz w:val="21"/>
                <w:szCs w:val="21"/>
              </w:rPr>
            </w:rPrChange>
          </w:rPr>
          <w:t>маршруту</w:t>
        </w:r>
        <w:r w:rsidRPr="001736D4">
          <w:rPr>
            <w:rFonts w:ascii="Arial" w:hAnsi="Arial" w:cs="Arial"/>
            <w:color w:val="555555"/>
            <w:sz w:val="21"/>
            <w:szCs w:val="21"/>
            <w:lang w:val="ru-RU"/>
            <w:rPrChange w:id="565" w:author="Olga" w:date="2019-04-07T20:25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 xml:space="preserve">. </w:t>
        </w:r>
        <w:r w:rsidRPr="001B11AC">
          <w:rPr>
            <w:rFonts w:ascii="Arial" w:hAnsi="Arial" w:cs="Arial"/>
            <w:color w:val="555555"/>
            <w:sz w:val="21"/>
            <w:szCs w:val="21"/>
            <w:lang w:val="ru-RU"/>
            <w:rPrChange w:id="566" w:author="Olga" w:date="2019-04-23T13:54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>Для всех остальных путей ответом будет</w:t>
        </w:r>
        <w:r>
          <w:rPr>
            <w:rFonts w:ascii="Arial" w:hAnsi="Arial" w:cs="Arial"/>
            <w:color w:val="555555"/>
            <w:sz w:val="21"/>
            <w:szCs w:val="21"/>
          </w:rPr>
          <w:t> </w:t>
        </w:r>
        <w:r w:rsidRPr="001B11AC">
          <w:rPr>
            <w:rStyle w:val="af3"/>
            <w:rFonts w:ascii="Arial" w:hAnsi="Arial" w:cs="Arial"/>
            <w:color w:val="353535"/>
            <w:sz w:val="21"/>
            <w:szCs w:val="21"/>
            <w:lang w:val="ru-RU"/>
            <w:rPrChange w:id="567" w:author="Olga" w:date="2019-04-23T13:54:00Z">
              <w:rPr>
                <w:rStyle w:val="af3"/>
                <w:rFonts w:ascii="Arial" w:hAnsi="Arial" w:cs="Arial"/>
                <w:color w:val="353535"/>
                <w:sz w:val="21"/>
                <w:szCs w:val="21"/>
              </w:rPr>
            </w:rPrChange>
          </w:rPr>
          <w:t xml:space="preserve">404 </w:t>
        </w:r>
        <w:r>
          <w:rPr>
            <w:rStyle w:val="af3"/>
            <w:rFonts w:ascii="Arial" w:hAnsi="Arial" w:cs="Arial"/>
            <w:color w:val="353535"/>
            <w:sz w:val="21"/>
            <w:szCs w:val="21"/>
          </w:rPr>
          <w:t>Not</w:t>
        </w:r>
        <w:r w:rsidRPr="001B11AC">
          <w:rPr>
            <w:rStyle w:val="af3"/>
            <w:rFonts w:ascii="Arial" w:hAnsi="Arial" w:cs="Arial"/>
            <w:color w:val="353535"/>
            <w:sz w:val="21"/>
            <w:szCs w:val="21"/>
            <w:lang w:val="ru-RU"/>
            <w:rPrChange w:id="568" w:author="Olga" w:date="2019-04-23T13:54:00Z">
              <w:rPr>
                <w:rStyle w:val="af3"/>
                <w:rFonts w:ascii="Arial" w:hAnsi="Arial" w:cs="Arial"/>
                <w:color w:val="353535"/>
                <w:sz w:val="21"/>
                <w:szCs w:val="21"/>
              </w:rPr>
            </w:rPrChange>
          </w:rPr>
          <w:t xml:space="preserve"> </w:t>
        </w:r>
        <w:r>
          <w:rPr>
            <w:rStyle w:val="af3"/>
            <w:rFonts w:ascii="Arial" w:hAnsi="Arial" w:cs="Arial"/>
            <w:color w:val="353535"/>
            <w:sz w:val="21"/>
            <w:szCs w:val="21"/>
          </w:rPr>
          <w:t>Found</w:t>
        </w:r>
        <w:r w:rsidRPr="001B11AC">
          <w:rPr>
            <w:rFonts w:ascii="Arial" w:hAnsi="Arial" w:cs="Arial"/>
            <w:color w:val="555555"/>
            <w:sz w:val="21"/>
            <w:szCs w:val="21"/>
            <w:lang w:val="ru-RU"/>
            <w:rPrChange w:id="569" w:author="Olga" w:date="2019-04-23T13:54:00Z">
              <w:rPr>
                <w:rFonts w:ascii="Arial" w:hAnsi="Arial" w:cs="Arial"/>
                <w:color w:val="555555"/>
                <w:sz w:val="21"/>
                <w:szCs w:val="21"/>
              </w:rPr>
            </w:rPrChange>
          </w:rPr>
          <w:t>.</w:t>
        </w:r>
      </w:ins>
    </w:p>
    <w:p w:rsidR="001736D4" w:rsidRDefault="001736D4" w:rsidP="0016173B">
      <w:pPr>
        <w:rPr>
          <w:ins w:id="570" w:author="Olga" w:date="2019-04-07T20:26:00Z"/>
          <w:rFonts w:ascii="Arial" w:hAnsi="Arial" w:cs="Arial"/>
          <w:color w:val="C45911" w:themeColor="accent2" w:themeShade="BF"/>
          <w:sz w:val="16"/>
          <w:szCs w:val="16"/>
          <w:shd w:val="clear" w:color="auto" w:fill="FAF6E8"/>
          <w:lang w:val="ru-RU"/>
        </w:rPr>
      </w:pPr>
      <w:ins w:id="571" w:author="Olga" w:date="2019-04-07T20:25:00Z"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72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req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73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74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(запрос) и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75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76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res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77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78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 xml:space="preserve">(ответ) являются теми же объектами, которые предоставляет 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79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Node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80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, поэтому можно вызвать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81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82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req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83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.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84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pipe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85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()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86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,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87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88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req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89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.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90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on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91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('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92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data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93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 xml:space="preserve">', 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rPrChange w:id="594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callback</w:t>
        </w:r>
        <w:r w:rsidRPr="001736D4">
          <w:rPr>
            <w:rStyle w:val="HTML1"/>
            <w:rFonts w:eastAsiaTheme="minorHAnsi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95" w:author="Olga" w:date="2019-04-07T20:26:00Z">
              <w:rPr>
                <w:rStyle w:val="HTML1"/>
                <w:rFonts w:eastAsiaTheme="minorHAnsi"/>
                <w:color w:val="333333"/>
                <w:sz w:val="18"/>
                <w:szCs w:val="18"/>
                <w:shd w:val="clear" w:color="auto" w:fill="FAF6E8"/>
              </w:rPr>
            </w:rPrChange>
          </w:rPr>
          <w:t>)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96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 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97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 xml:space="preserve">и выполнить любые другие действия, не требующие участия 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rPrChange w:id="598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Express</w:t>
        </w:r>
        <w:r w:rsidRPr="001736D4">
          <w:rPr>
            <w:rFonts w:ascii="Arial" w:hAnsi="Arial" w:cs="Arial"/>
            <w:color w:val="C45911" w:themeColor="accent2" w:themeShade="BF"/>
            <w:sz w:val="16"/>
            <w:szCs w:val="16"/>
            <w:shd w:val="clear" w:color="auto" w:fill="FAF6E8"/>
            <w:lang w:val="ru-RU"/>
            <w:rPrChange w:id="599" w:author="Olga" w:date="2019-04-07T20:26:00Z">
              <w:rPr>
                <w:rFonts w:ascii="Arial" w:hAnsi="Arial" w:cs="Arial"/>
                <w:color w:val="555555"/>
                <w:sz w:val="18"/>
                <w:szCs w:val="18"/>
                <w:shd w:val="clear" w:color="auto" w:fill="FAF6E8"/>
              </w:rPr>
            </w:rPrChange>
          </w:rPr>
          <w:t>.</w:t>
        </w:r>
      </w:ins>
    </w:p>
    <w:p w:rsidR="001736D4" w:rsidRPr="001736D4" w:rsidRDefault="001736D4" w:rsidP="0016173B">
      <w:pPr>
        <w:rPr>
          <w:rFonts w:ascii="Courier New" w:hAnsi="Courier New" w:cs="Courier New"/>
          <w:i/>
          <w:color w:val="C45911" w:themeColor="accent2" w:themeShade="BF"/>
          <w:sz w:val="16"/>
          <w:szCs w:val="16"/>
          <w:shd w:val="clear" w:color="auto" w:fill="F7F7F7"/>
          <w:lang w:val="ru-RU"/>
          <w:rPrChange w:id="600" w:author="Olga" w:date="2019-04-07T20:26:00Z">
            <w:rPr>
              <w:rFonts w:ascii="Courier New" w:hAnsi="Courier New" w:cs="Courier New"/>
              <w:color w:val="000000"/>
              <w:shd w:val="clear" w:color="auto" w:fill="F7F7F7"/>
              <w:lang w:val="ru-RU"/>
            </w:rPr>
          </w:rPrChange>
        </w:rPr>
      </w:pPr>
    </w:p>
    <w:p w:rsidR="00406266" w:rsidRPr="001736D4" w:rsidRDefault="00406266" w:rsidP="0016173B">
      <w:pPr>
        <w:shd w:val="clear" w:color="auto" w:fill="1E1E1E"/>
        <w:spacing w:after="0" w:line="285" w:lineRule="atLeast"/>
        <w:rPr>
          <w:ins w:id="601" w:author="Olga" w:date="2019-04-07T20:23:00Z"/>
          <w:rFonts w:ascii="Consolas" w:eastAsia="Times New Roman" w:hAnsi="Consolas" w:cs="Times New Roman"/>
          <w:color w:val="569CD6"/>
          <w:sz w:val="21"/>
          <w:szCs w:val="21"/>
          <w:lang w:val="ru-RU" w:eastAsia="pl-PL"/>
          <w:rPrChange w:id="602" w:author="Olga" w:date="2019-04-07T20:25:00Z">
            <w:rPr>
              <w:ins w:id="603" w:author="Olga" w:date="2019-04-07T20:23:00Z"/>
              <w:rFonts w:ascii="Consolas" w:eastAsia="Times New Roman" w:hAnsi="Consolas" w:cs="Times New Roman"/>
              <w:color w:val="569CD6"/>
              <w:sz w:val="21"/>
              <w:szCs w:val="21"/>
              <w:lang w:eastAsia="pl-PL"/>
            </w:rPr>
          </w:rPrChange>
        </w:rPr>
      </w:pPr>
    </w:p>
    <w:p w:rsidR="00406266" w:rsidRPr="001736D4" w:rsidRDefault="00406266" w:rsidP="0016173B">
      <w:pPr>
        <w:shd w:val="clear" w:color="auto" w:fill="1E1E1E"/>
        <w:spacing w:after="0" w:line="285" w:lineRule="atLeast"/>
        <w:rPr>
          <w:ins w:id="604" w:author="Olga" w:date="2019-04-07T20:23:00Z"/>
          <w:rFonts w:ascii="Consolas" w:eastAsia="Times New Roman" w:hAnsi="Consolas" w:cs="Times New Roman"/>
          <w:color w:val="569CD6"/>
          <w:sz w:val="21"/>
          <w:szCs w:val="21"/>
          <w:lang w:val="ru-RU" w:eastAsia="pl-PL"/>
          <w:rPrChange w:id="605" w:author="Olga" w:date="2019-04-07T20:25:00Z">
            <w:rPr>
              <w:ins w:id="606" w:author="Olga" w:date="2019-04-07T20:23:00Z"/>
              <w:rFonts w:ascii="Consolas" w:eastAsia="Times New Roman" w:hAnsi="Consolas" w:cs="Times New Roman"/>
              <w:color w:val="569CD6"/>
              <w:sz w:val="21"/>
              <w:szCs w:val="21"/>
              <w:lang w:eastAsia="pl-PL"/>
            </w:rPr>
          </w:rPrChange>
        </w:rPr>
      </w:pPr>
    </w:p>
    <w:p w:rsidR="0016173B" w:rsidRPr="004C2A3A" w:rsidRDefault="0016173B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16173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express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= 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4C2A3A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16173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express</w:t>
      </w:r>
      <w:r w:rsidRPr="004C2A3A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)</w:t>
      </w:r>
      <w:ins w:id="607" w:author="Olga" w:date="2019-04-07T20:37:00Z">
        <w:r w:rsidR="00016039" w:rsidRPr="0001603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608" w:author="Olga" w:date="2019-04-07T20:3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//</w:t>
        </w:r>
      </w:ins>
      <w:ins w:id="609" w:author="Olga" w:date="2019-04-07T20:38:00Z">
        <w:r w:rsidR="00016039" w:rsidRPr="00016039">
          <w:rPr>
            <w:lang w:val="ru-RU"/>
            <w:rPrChange w:id="610" w:author="Olga" w:date="2019-04-07T20:38:00Z">
              <w:rPr/>
            </w:rPrChange>
          </w:rPr>
          <w:t xml:space="preserve"> </w:t>
        </w:r>
        <w:r w:rsidR="00016039" w:rsidRPr="00016039">
          <w:rPr>
            <w:rFonts w:ascii="Consolas" w:eastAsia="Times New Roman" w:hAnsi="Consolas" w:cs="Times New Roman"/>
            <w:i/>
            <w:color w:val="D4D4D4"/>
            <w:sz w:val="21"/>
            <w:szCs w:val="21"/>
            <w:lang w:val="ru-RU" w:eastAsia="pl-PL"/>
            <w:rPrChange w:id="611" w:author="Olga" w:date="2019-04-07T20:3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pl-PL"/>
              </w:rPr>
            </w:rPrChange>
          </w:rPr>
          <w:t>подключение express</w:t>
        </w:r>
      </w:ins>
    </w:p>
    <w:p w:rsidR="0016173B" w:rsidRPr="004C2A3A" w:rsidRDefault="0016173B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16173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4C2A3A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= 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ins w:id="612" w:author="Olga" w:date="2019-04-07T20:35:00Z">
        <w:r w:rsidR="00016039">
          <w:rPr>
            <w:rFonts w:ascii="Consolas" w:eastAsia="Times New Roman" w:hAnsi="Consolas" w:cs="Times New Roman"/>
            <w:color w:val="DCDCAA"/>
            <w:sz w:val="21"/>
            <w:szCs w:val="21"/>
            <w:lang w:val="ru-RU" w:eastAsia="pl-PL"/>
          </w:rPr>
          <w:t>()</w:t>
        </w:r>
      </w:ins>
      <w:ins w:id="613" w:author="Olga" w:date="2019-04-07T20:36:00Z">
        <w:r w:rsidR="00016039" w:rsidRPr="00016039">
          <w:rPr>
            <w:rFonts w:ascii="Consolas" w:eastAsia="Times New Roman" w:hAnsi="Consolas" w:cs="Times New Roman"/>
            <w:color w:val="DCDCAA"/>
            <w:sz w:val="21"/>
            <w:szCs w:val="21"/>
            <w:lang w:val="ru-RU" w:eastAsia="pl-PL"/>
            <w:rPrChange w:id="614" w:author="Olga" w:date="2019-04-07T20:36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;</w:t>
        </w:r>
        <w:r w:rsidR="00016039" w:rsidRPr="00016039">
          <w:rPr>
            <w:rFonts w:ascii="Consolas" w:eastAsia="Times New Roman" w:hAnsi="Consolas" w:cs="Times New Roman"/>
            <w:color w:val="DCDCAA"/>
            <w:sz w:val="21"/>
            <w:szCs w:val="21"/>
            <w:lang w:val="ru-RU" w:eastAsia="pl-PL"/>
            <w:rPrChange w:id="615" w:author="Olga" w:date="2019-04-07T20:3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 xml:space="preserve"> </w:t>
        </w:r>
        <w:r w:rsidR="00016039" w:rsidRPr="00016039">
          <w:rPr>
            <w:rFonts w:ascii="Consolas" w:eastAsia="Times New Roman" w:hAnsi="Consolas" w:cs="Times New Roman"/>
            <w:color w:val="FFFFFF" w:themeColor="background1"/>
            <w:sz w:val="21"/>
            <w:szCs w:val="21"/>
            <w:lang w:val="ru-RU" w:eastAsia="pl-PL"/>
            <w:rPrChange w:id="616" w:author="Olga" w:date="2019-04-07T20:3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//</w:t>
        </w:r>
        <w:r w:rsidR="00016039" w:rsidRPr="00016039">
          <w:rPr>
            <w:rFonts w:ascii="Consolas" w:eastAsia="Times New Roman" w:hAnsi="Consolas" w:cs="Times New Roman"/>
            <w:i/>
            <w:color w:val="FFFFFF" w:themeColor="background1"/>
            <w:sz w:val="21"/>
            <w:szCs w:val="21"/>
            <w:lang w:val="ru-RU" w:eastAsia="pl-PL"/>
            <w:rPrChange w:id="617" w:author="Olga" w:date="2019-04-07T20:38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создаем объект приложения</w:t>
        </w:r>
        <w:r w:rsidR="00016039" w:rsidRPr="00016039" w:rsidDel="00016039">
          <w:rPr>
            <w:rFonts w:ascii="Consolas" w:eastAsia="Times New Roman" w:hAnsi="Consolas" w:cs="Times New Roman"/>
            <w:color w:val="FFFFFF" w:themeColor="background1"/>
            <w:sz w:val="21"/>
            <w:szCs w:val="21"/>
            <w:lang w:val="ru-RU" w:eastAsia="pl-PL"/>
            <w:rPrChange w:id="618" w:author="Olga" w:date="2019-04-07T20:3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 xml:space="preserve"> </w:t>
        </w:r>
      </w:ins>
      <w:del w:id="619" w:author="Olga" w:date="2019-04-07T20:35:00Z">
        <w:r w:rsidRPr="004C2A3A" w:rsidDel="00016039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delText>()</w:delText>
        </w:r>
      </w:del>
    </w:p>
    <w:p w:rsidR="0016173B" w:rsidRDefault="0016173B" w:rsidP="0016173B">
      <w:pPr>
        <w:shd w:val="clear" w:color="auto" w:fill="1E1E1E"/>
        <w:spacing w:after="0" w:line="285" w:lineRule="atLeast"/>
        <w:rPr>
          <w:ins w:id="620" w:author="Olga" w:date="2019-04-07T20:39:00Z"/>
          <w:rFonts w:ascii="Consolas" w:eastAsia="Times New Roman" w:hAnsi="Consolas" w:cs="Times New Roman"/>
          <w:color w:val="B5CEA8"/>
          <w:sz w:val="21"/>
          <w:szCs w:val="21"/>
          <w:lang w:val="ru-RU" w:eastAsia="pl-PL"/>
        </w:rPr>
      </w:pPr>
      <w:r w:rsidRPr="0016173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016039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621" w:author="Olga" w:date="2019-04-07T20:36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016039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622" w:author="Olga" w:date="2019-04-07T20:36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= </w:t>
      </w:r>
      <w:r w:rsidRPr="00016039">
        <w:rPr>
          <w:rFonts w:ascii="Consolas" w:eastAsia="Times New Roman" w:hAnsi="Consolas" w:cs="Times New Roman"/>
          <w:color w:val="B5CEA8"/>
          <w:sz w:val="21"/>
          <w:szCs w:val="21"/>
          <w:lang w:val="ru-RU" w:eastAsia="pl-PL"/>
          <w:rPrChange w:id="623" w:author="Olga" w:date="2019-04-07T20:36:00Z">
            <w:rPr>
              <w:rFonts w:ascii="Consolas" w:eastAsia="Times New Roman" w:hAnsi="Consolas" w:cs="Times New Roman"/>
              <w:color w:val="B5CEA8"/>
              <w:sz w:val="21"/>
              <w:szCs w:val="21"/>
              <w:lang w:eastAsia="pl-PL"/>
            </w:rPr>
          </w:rPrChange>
        </w:rPr>
        <w:t>3000</w:t>
      </w:r>
    </w:p>
    <w:p w:rsidR="00016039" w:rsidRPr="00016039" w:rsidRDefault="00016039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624" w:author="Olga" w:date="2019-04-07T20:36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16173B" w:rsidRPr="00016039" w:rsidRDefault="00016039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color w:val="D4D4D4"/>
          <w:sz w:val="21"/>
          <w:szCs w:val="21"/>
          <w:lang w:val="ru-RU" w:eastAsia="pl-PL"/>
          <w:rPrChange w:id="625" w:author="Olga" w:date="2019-04-07T20:38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626" w:author="Olga" w:date="2019-04-07T20:34:00Z">
        <w:r w:rsidRPr="00016039">
          <w:rPr>
            <w:rStyle w:val="HTML1"/>
            <w:rFonts w:eastAsiaTheme="minorHAnsi"/>
            <w:lang w:val="ru-RU"/>
            <w:rPrChange w:id="627" w:author="Olga" w:date="2019-04-07T20:34:00Z">
              <w:rPr>
                <w:rStyle w:val="HTML1"/>
                <w:rFonts w:eastAsiaTheme="minorHAnsi"/>
              </w:rPr>
            </w:rPrChange>
          </w:rPr>
          <w:t>//</w:t>
        </w:r>
      </w:ins>
      <w:ins w:id="628" w:author="Olga" w:date="2019-04-07T20:35:00Z">
        <w:r w:rsidRPr="00016039">
          <w:rPr>
            <w:lang w:val="ru-RU"/>
            <w:rPrChange w:id="629" w:author="Olga" w:date="2019-04-07T20:35:00Z">
              <w:rPr/>
            </w:rPrChange>
          </w:rPr>
          <w:t xml:space="preserve"> </w:t>
        </w:r>
        <w:r w:rsidRPr="00016039">
          <w:rPr>
            <w:rStyle w:val="HTML1"/>
            <w:rFonts w:eastAsiaTheme="minorHAnsi"/>
            <w:i/>
            <w:lang w:val="ru-RU"/>
            <w:rPrChange w:id="630" w:author="Olga" w:date="2019-04-07T20:38:00Z">
              <w:rPr>
                <w:rStyle w:val="HTML1"/>
                <w:rFonts w:eastAsiaTheme="minorHAnsi"/>
                <w:lang w:val="ru-RU"/>
              </w:rPr>
            </w:rPrChange>
          </w:rPr>
          <w:t>определяем обработчик для маршрута "/" и</w:t>
        </w:r>
      </w:ins>
      <w:ins w:id="631" w:author="Olga" w:date="2019-04-07T20:34:00Z">
        <w:r w:rsidRPr="00016039">
          <w:rPr>
            <w:rStyle w:val="HTML1"/>
            <w:rFonts w:eastAsiaTheme="minorHAnsi"/>
            <w:i/>
            <w:lang w:val="ru-RU"/>
            <w:rPrChange w:id="632" w:author="Olga" w:date="2019-04-07T20:38:00Z">
              <w:rPr>
                <w:rStyle w:val="HTML1"/>
                <w:rFonts w:eastAsiaTheme="minorHAnsi"/>
              </w:rPr>
            </w:rPrChange>
          </w:rPr>
          <w:t xml:space="preserve"> отправляем ответ</w:t>
        </w:r>
      </w:ins>
    </w:p>
    <w:p w:rsidR="0016173B" w:rsidRDefault="0016173B" w:rsidP="0016173B">
      <w:pPr>
        <w:shd w:val="clear" w:color="auto" w:fill="1E1E1E"/>
        <w:spacing w:after="0" w:line="285" w:lineRule="atLeast"/>
        <w:rPr>
          <w:ins w:id="633" w:author="Olga" w:date="2019-04-07T20:3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6173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16173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send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6173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'Hello World!'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016039" w:rsidRPr="0016173B" w:rsidRDefault="00016039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16173B" w:rsidRPr="00016039" w:rsidRDefault="00016039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i/>
          <w:color w:val="D4D4D4"/>
          <w:sz w:val="21"/>
          <w:szCs w:val="21"/>
          <w:lang w:eastAsia="pl-PL"/>
          <w:rPrChange w:id="634" w:author="Olga" w:date="2019-04-07T20:38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635" w:author="Olga" w:date="2019-04-07T20:38:00Z">
        <w:r w:rsidRPr="00016039">
          <w:rPr>
            <w:rFonts w:ascii="Consolas" w:eastAsia="Times New Roman" w:hAnsi="Consolas" w:cs="Times New Roman"/>
            <w:i/>
            <w:color w:val="D4D4D4"/>
            <w:sz w:val="21"/>
            <w:szCs w:val="21"/>
            <w:lang w:eastAsia="pl-PL"/>
            <w:rPrChange w:id="636" w:author="Olga" w:date="2019-04-07T20:3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// начинаем прослушивать подключения на 3000 порту</w:t>
        </w:r>
      </w:ins>
    </w:p>
    <w:p w:rsidR="0016173B" w:rsidRDefault="0016173B" w:rsidP="0016173B">
      <w:pPr>
        <w:shd w:val="clear" w:color="auto" w:fill="1E1E1E"/>
        <w:spacing w:after="0" w:line="285" w:lineRule="atLeast"/>
        <w:rPr>
          <w:ins w:id="637" w:author="Olga" w:date="2019-04-07T20:23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16173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16173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6173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6173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`Example app listening on port ${</w:t>
      </w: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16173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}!`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406266" w:rsidRDefault="00406266" w:rsidP="0016173B">
      <w:pPr>
        <w:shd w:val="clear" w:color="auto" w:fill="1E1E1E"/>
        <w:spacing w:after="0" w:line="285" w:lineRule="atLeast"/>
        <w:rPr>
          <w:ins w:id="638" w:author="Olga" w:date="2019-04-07T20:23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06266" w:rsidRPr="0016173B" w:rsidRDefault="00406266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16173B" w:rsidRPr="0016173B" w:rsidRDefault="0016173B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16173B" w:rsidRDefault="0016173B" w:rsidP="0016173B">
      <w:pPr>
        <w:rPr>
          <w:rFonts w:ascii="Courier New" w:hAnsi="Courier New" w:cs="Courier New"/>
          <w:color w:val="000000"/>
          <w:shd w:val="clear" w:color="auto" w:fill="F7F7F7"/>
        </w:rPr>
      </w:pPr>
    </w:p>
    <w:p w:rsidR="0016173B" w:rsidRDefault="0016173B" w:rsidP="0016173B">
      <w:pPr>
        <w:rPr>
          <w:rFonts w:ascii="Courier New" w:hAnsi="Courier New" w:cs="Courier New"/>
          <w:color w:val="000000"/>
          <w:shd w:val="clear" w:color="auto" w:fill="F7F7F7"/>
          <w:lang w:val="ru-RU"/>
        </w:rPr>
      </w:pPr>
      <w:r>
        <w:rPr>
          <w:rFonts w:ascii="Courier New" w:hAnsi="Courier New" w:cs="Courier New"/>
          <w:color w:val="000000"/>
          <w:shd w:val="clear" w:color="auto" w:fill="F7F7F7"/>
        </w:rPr>
        <w:t>eslintrc</w:t>
      </w:r>
      <w:r w:rsidRPr="0016173B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подчеркивает консоль, чтоб это исправить</w:t>
      </w:r>
    </w:p>
    <w:p w:rsidR="0016173B" w:rsidRDefault="0016173B" w:rsidP="0016173B">
      <w:pPr>
        <w:rPr>
          <w:rFonts w:ascii="Courier New" w:hAnsi="Courier New" w:cs="Courier New"/>
          <w:color w:val="000000"/>
          <w:shd w:val="clear" w:color="auto" w:fill="F7F7F7"/>
        </w:rPr>
      </w:pP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в</w:t>
      </w:r>
      <w:r w:rsidRPr="0016173B">
        <w:rPr>
          <w:rFonts w:ascii="Courier New" w:hAnsi="Courier New" w:cs="Courier New"/>
          <w:color w:val="00000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</w:rPr>
        <w:t xml:space="preserve">.eslintrc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в</w:t>
      </w:r>
      <w:r w:rsidRPr="0016173B">
        <w:rPr>
          <w:rFonts w:ascii="Courier New" w:hAnsi="Courier New" w:cs="Courier New"/>
          <w:color w:val="00000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</w:rPr>
        <w:t>rules</w:t>
      </w:r>
    </w:p>
    <w:p w:rsidR="0016173B" w:rsidRPr="0016173B" w:rsidRDefault="0016173B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6173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"no-console"</w:t>
      </w: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16173B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</w:p>
    <w:p w:rsidR="0016173B" w:rsidRDefault="0016173B" w:rsidP="0016173B">
      <w:pPr>
        <w:shd w:val="clear" w:color="auto" w:fill="1E1E1E"/>
        <w:spacing w:after="0" w:line="285" w:lineRule="atLeast"/>
        <w:rPr>
          <w:ins w:id="639" w:author="Olga" w:date="2019-04-07T20:1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16173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640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}</w:t>
      </w:r>
    </w:p>
    <w:p w:rsidR="005473E3" w:rsidRDefault="005473E3" w:rsidP="0016173B">
      <w:pPr>
        <w:shd w:val="clear" w:color="auto" w:fill="1E1E1E"/>
        <w:spacing w:after="0" w:line="285" w:lineRule="atLeast"/>
        <w:rPr>
          <w:ins w:id="641" w:author="Olga" w:date="2019-04-07T20:1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</w:p>
    <w:p w:rsidR="005473E3" w:rsidRDefault="005473E3" w:rsidP="0016173B">
      <w:pPr>
        <w:shd w:val="clear" w:color="auto" w:fill="1E1E1E"/>
        <w:spacing w:after="0" w:line="285" w:lineRule="atLeast"/>
        <w:rPr>
          <w:ins w:id="642" w:author="Olga" w:date="2019-04-07T20:1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</w:p>
    <w:p w:rsidR="005473E3" w:rsidRPr="00190F46" w:rsidRDefault="0003579C" w:rsidP="00161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643" w:author="Olga" w:date="2019-04-07T22:1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644" w:author="Olga" w:date="2019-04-07T21:41:00Z">
        <w:r w:rsidRPr="001B11AC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645" w:author="Olga" w:date="2019-04-23T13:54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</w:ins>
    </w:p>
    <w:p w:rsidR="0016173B" w:rsidRPr="00BD2C8E" w:rsidRDefault="005473E3">
      <w:pPr>
        <w:pStyle w:val="1"/>
        <w:rPr>
          <w:shd w:val="clear" w:color="auto" w:fill="F7F7F7"/>
          <w:lang w:val="ru-RU"/>
          <w:rPrChange w:id="646" w:author="Olga" w:date="2019-04-07T19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pPrChange w:id="647" w:author="Olga" w:date="2019-04-07T20:12:00Z">
          <w:pPr/>
        </w:pPrChange>
      </w:pPr>
      <w:ins w:id="648" w:author="Olga" w:date="2019-04-07T20:12:00Z">
        <w:r w:rsidRPr="006A648C">
          <w:rPr>
            <w:shd w:val="clear" w:color="auto" w:fill="F7F7F7"/>
          </w:rPr>
          <w:t>nodemon</w:t>
        </w:r>
      </w:ins>
    </w:p>
    <w:p w:rsidR="0016173B" w:rsidRPr="00BD2C8E" w:rsidRDefault="0016173B" w:rsidP="0016173B">
      <w:pPr>
        <w:rPr>
          <w:rFonts w:ascii="Courier New" w:hAnsi="Courier New" w:cs="Courier New"/>
          <w:color w:val="000000"/>
          <w:shd w:val="clear" w:color="auto" w:fill="F7F7F7"/>
          <w:lang w:val="ru-RU"/>
          <w:rPrChange w:id="649" w:author="Olga" w:date="2019-04-07T19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Запуск приложения </w:t>
      </w:r>
      <w:r>
        <w:rPr>
          <w:rFonts w:ascii="Courier New" w:hAnsi="Courier New" w:cs="Courier New"/>
          <w:color w:val="000000"/>
          <w:shd w:val="clear" w:color="auto" w:fill="F7F7F7"/>
        </w:rPr>
        <w:t>lo</w:t>
      </w:r>
      <w:r w:rsidR="00363F87">
        <w:rPr>
          <w:rFonts w:ascii="Courier New" w:hAnsi="Courier New" w:cs="Courier New"/>
          <w:color w:val="000000"/>
          <w:shd w:val="clear" w:color="auto" w:fill="F7F7F7"/>
        </w:rPr>
        <w:t>ckalhost</w:t>
      </w:r>
      <w:r w:rsidR="00363F87" w:rsidRPr="00BD2C8E">
        <w:rPr>
          <w:rFonts w:ascii="Courier New" w:hAnsi="Courier New" w:cs="Courier New"/>
          <w:color w:val="000000"/>
          <w:shd w:val="clear" w:color="auto" w:fill="F7F7F7"/>
          <w:lang w:val="ru-RU"/>
          <w:rPrChange w:id="650" w:author="Olga" w:date="2019-04-07T19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:3000</w:t>
      </w:r>
    </w:p>
    <w:p w:rsidR="00363F87" w:rsidRPr="00BD2C8E" w:rsidRDefault="00363F87" w:rsidP="0016173B">
      <w:pPr>
        <w:rPr>
          <w:rFonts w:ascii="Courier New" w:hAnsi="Courier New" w:cs="Courier New"/>
          <w:color w:val="000000"/>
          <w:shd w:val="clear" w:color="auto" w:fill="F7F7F7"/>
          <w:lang w:val="ru-RU"/>
          <w:rPrChange w:id="651" w:author="Olga" w:date="2019-04-07T19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Чтобы перезапускалось автоматом устанавливаем инструмент </w:t>
      </w:r>
      <w:ins w:id="652" w:author="Olga" w:date="2019-04-07T20:12:00Z">
        <w:r w:rsidR="005473E3" w:rsidRPr="006A648C">
          <w:rPr>
            <w:rFonts w:ascii="Courier New" w:hAnsi="Courier New" w:cs="Courier New"/>
            <w:b/>
            <w:color w:val="000000"/>
            <w:sz w:val="28"/>
            <w:szCs w:val="28"/>
            <w:shd w:val="clear" w:color="auto" w:fill="F7F7F7"/>
          </w:rPr>
          <w:t>nodemon</w:t>
        </w:r>
        <w:r w:rsidR="005473E3" w:rsidRPr="005473E3" w:rsidDel="005473E3">
          <w:rPr>
            <w:rFonts w:ascii="Courier New" w:hAnsi="Courier New" w:cs="Courier New"/>
            <w:b/>
            <w:color w:val="000000"/>
            <w:sz w:val="28"/>
            <w:szCs w:val="28"/>
            <w:shd w:val="clear" w:color="auto" w:fill="F7F7F7"/>
            <w:lang w:val="ru-RU"/>
            <w:rPrChange w:id="653" w:author="Olga" w:date="2019-04-07T20:12:00Z">
              <w:rPr>
                <w:rFonts w:ascii="Courier New" w:hAnsi="Courier New" w:cs="Courier New"/>
                <w:b/>
                <w:color w:val="000000"/>
                <w:sz w:val="28"/>
                <w:szCs w:val="28"/>
                <w:shd w:val="clear" w:color="auto" w:fill="F7F7F7"/>
              </w:rPr>
            </w:rPrChange>
          </w:rPr>
          <w:t xml:space="preserve"> </w:t>
        </w:r>
      </w:ins>
      <w:del w:id="654" w:author="Olga" w:date="2019-04-07T20:12:00Z">
        <w:r w:rsidRPr="005473E3" w:rsidDel="005473E3">
          <w:rPr>
            <w:rFonts w:ascii="Courier New" w:hAnsi="Courier New" w:cs="Courier New"/>
            <w:b/>
            <w:color w:val="000000"/>
            <w:sz w:val="28"/>
            <w:szCs w:val="28"/>
            <w:shd w:val="clear" w:color="auto" w:fill="F7F7F7"/>
            <w:rPrChange w:id="655" w:author="Olga" w:date="2019-04-07T20:11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delText>nodemon</w:delText>
        </w:r>
      </w:del>
    </w:p>
    <w:p w:rsidR="00363F87" w:rsidRPr="008E5ABD" w:rsidRDefault="00363F87" w:rsidP="0016173B">
      <w:pPr>
        <w:rPr>
          <w:rFonts w:ascii="Courier New" w:hAnsi="Courier New" w:cs="Courier New"/>
          <w:color w:val="4472C4" w:themeColor="accent5"/>
          <w:shd w:val="clear" w:color="auto" w:fill="F7F7F7"/>
          <w:lang w:val="ru-RU"/>
          <w:rPrChange w:id="656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 w:rsidRPr="008E5ABD">
        <w:rPr>
          <w:rFonts w:ascii="Courier New" w:hAnsi="Courier New" w:cs="Courier New"/>
          <w:color w:val="4472C4" w:themeColor="accent5"/>
          <w:shd w:val="clear" w:color="auto" w:fill="F7F7F7"/>
          <w:rPrChange w:id="657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npm install </w:t>
      </w:r>
      <w:r w:rsidRPr="008E5ABD">
        <w:rPr>
          <w:rFonts w:ascii="Courier New" w:hAnsi="Courier New" w:cs="Courier New"/>
          <w:color w:val="4472C4" w:themeColor="accent5"/>
          <w:shd w:val="clear" w:color="auto" w:fill="F7F7F7"/>
          <w:lang w:val="ru-RU"/>
          <w:rPrChange w:id="658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--</w:t>
      </w:r>
      <w:r w:rsidRPr="008E5ABD">
        <w:rPr>
          <w:rFonts w:ascii="Courier New" w:hAnsi="Courier New" w:cs="Courier New"/>
          <w:color w:val="4472C4" w:themeColor="accent5"/>
          <w:shd w:val="clear" w:color="auto" w:fill="F7F7F7"/>
          <w:rPrChange w:id="659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save</w:t>
      </w:r>
      <w:r w:rsidRPr="008E5ABD">
        <w:rPr>
          <w:rFonts w:ascii="Courier New" w:hAnsi="Courier New" w:cs="Courier New"/>
          <w:color w:val="4472C4" w:themeColor="accent5"/>
          <w:shd w:val="clear" w:color="auto" w:fill="F7F7F7"/>
          <w:lang w:val="ru-RU"/>
          <w:rPrChange w:id="660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-</w:t>
      </w:r>
      <w:r w:rsidRPr="008E5ABD">
        <w:rPr>
          <w:rFonts w:ascii="Courier New" w:hAnsi="Courier New" w:cs="Courier New"/>
          <w:color w:val="4472C4" w:themeColor="accent5"/>
          <w:shd w:val="clear" w:color="auto" w:fill="F7F7F7"/>
          <w:rPrChange w:id="661" w:author="Olga" w:date="2019-04-30T20:16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dev nodemon</w:t>
      </w:r>
    </w:p>
    <w:p w:rsidR="00363F87" w:rsidRPr="00BD2C8E" w:rsidRDefault="00363F87" w:rsidP="0016173B">
      <w:pPr>
        <w:rPr>
          <w:rFonts w:ascii="Courier New" w:hAnsi="Courier New" w:cs="Courier New"/>
          <w:color w:val="000000"/>
          <w:shd w:val="clear" w:color="auto" w:fill="F7F7F7"/>
          <w:lang w:val="ru-RU"/>
          <w:rPrChange w:id="662" w:author="Olga" w:date="2019-04-07T19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</w:p>
    <w:p w:rsidR="005473E3" w:rsidRPr="001B11AC" w:rsidRDefault="00363F87" w:rsidP="0016173B">
      <w:pPr>
        <w:rPr>
          <w:rFonts w:ascii="Courier New" w:hAnsi="Courier New" w:cs="Courier New"/>
          <w:color w:val="000000"/>
          <w:shd w:val="clear" w:color="auto" w:fill="F7F7F7"/>
          <w:lang w:val="ru-RU"/>
        </w:rPr>
      </w:pPr>
      <w:r w:rsidRPr="00363F87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Описываем секцию </w:t>
      </w:r>
      <w:r>
        <w:rPr>
          <w:rFonts w:ascii="Courier New" w:hAnsi="Courier New" w:cs="Courier New"/>
          <w:color w:val="000000"/>
          <w:shd w:val="clear" w:color="auto" w:fill="F7F7F7"/>
        </w:rPr>
        <w:t>scripts</w:t>
      </w:r>
      <w:r w:rsidRPr="00363F87">
        <w:rPr>
          <w:rFonts w:ascii="Courier New" w:hAnsi="Courier New" w:cs="Courier New"/>
          <w:color w:val="000000"/>
          <w:shd w:val="clear" w:color="auto" w:fill="F7F7F7"/>
          <w:lang w:val="ru-RU"/>
        </w:rPr>
        <w:t xml:space="preserve"> </w:t>
      </w: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в p</w:t>
      </w:r>
      <w:r>
        <w:rPr>
          <w:rFonts w:ascii="Courier New" w:hAnsi="Courier New" w:cs="Courier New"/>
          <w:color w:val="000000"/>
          <w:shd w:val="clear" w:color="auto" w:fill="F7F7F7"/>
        </w:rPr>
        <w:t>ackage</w:t>
      </w:r>
      <w:r w:rsidRPr="00363F87">
        <w:rPr>
          <w:rFonts w:ascii="Courier New" w:hAnsi="Courier New" w:cs="Courier New"/>
          <w:color w:val="000000"/>
          <w:shd w:val="clear" w:color="auto" w:fill="F7F7F7"/>
          <w:lang w:val="ru-RU"/>
        </w:rPr>
        <w:t>.</w:t>
      </w:r>
      <w:r>
        <w:rPr>
          <w:rFonts w:ascii="Courier New" w:hAnsi="Courier New" w:cs="Courier New"/>
          <w:color w:val="000000"/>
          <w:shd w:val="clear" w:color="auto" w:fill="F7F7F7"/>
        </w:rPr>
        <w:t>json</w:t>
      </w:r>
      <w:ins w:id="663" w:author="Olga" w:date="2019-04-07T20:13:00Z">
        <w:r w:rsidR="005473E3" w:rsidRPr="005473E3">
          <w:rPr>
            <w:rFonts w:ascii="Courier New" w:hAnsi="Courier New" w:cs="Courier New"/>
            <w:color w:val="000000"/>
            <w:shd w:val="clear" w:color="auto" w:fill="F7F7F7"/>
            <w:lang w:val="ru-RU"/>
            <w:rPrChange w:id="664" w:author="Olga" w:date="2019-04-07T20:13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 xml:space="preserve">. </w:t>
        </w:r>
        <w:r w:rsidR="005473E3">
          <w:rPr>
            <w:rFonts w:ascii="Courier New" w:hAnsi="Courier New" w:cs="Courier New"/>
            <w:color w:val="000000"/>
            <w:shd w:val="clear" w:color="auto" w:fill="F7F7F7"/>
            <w:lang w:val="ru-RU"/>
          </w:rPr>
          <w:t xml:space="preserve">Для nodemon создадим секцию </w:t>
        </w:r>
      </w:ins>
      <w:ins w:id="665" w:author="Olga" w:date="2019-04-07T20:14:00Z">
        <w:r w:rsidR="005473E3">
          <w:rPr>
            <w:rFonts w:ascii="Courier New" w:hAnsi="Courier New" w:cs="Courier New"/>
            <w:color w:val="000000"/>
            <w:shd w:val="clear" w:color="auto" w:fill="F7F7F7"/>
          </w:rPr>
          <w:t>dev</w:t>
        </w:r>
      </w:ins>
    </w:p>
    <w:p w:rsidR="00363F87" w:rsidRPr="00363F87" w:rsidRDefault="00363F87" w:rsidP="00363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3F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"scripts"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363F87" w:rsidRPr="00363F87" w:rsidRDefault="00363F87" w:rsidP="00363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363F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"start"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3F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"node index.js"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363F87" w:rsidRPr="00363F87" w:rsidRDefault="00363F87" w:rsidP="00363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363F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"dev"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3F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"nodemon index.js"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363F87" w:rsidRPr="00363F87" w:rsidRDefault="00363F87" w:rsidP="00363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363F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"test"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3F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"echo </w:t>
      </w:r>
      <w:r w:rsidRPr="00363F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363F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Error: no test specified</w:t>
      </w:r>
      <w:r w:rsidRPr="00363F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363F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&amp;&amp; exit 1"</w:t>
      </w:r>
    </w:p>
    <w:p w:rsidR="00363F87" w:rsidRPr="00363F87" w:rsidRDefault="00363F87" w:rsidP="00363F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363F87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},</w:t>
      </w:r>
    </w:p>
    <w:p w:rsidR="00034CE3" w:rsidRDefault="00034CE3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363F87" w:rsidRPr="001B11AC" w:rsidRDefault="00363F87" w:rsidP="005C7B5A">
      <w:pPr>
        <w:jc w:val="center"/>
        <w:rPr>
          <w:ins w:id="666" w:author="Olga" w:date="2019-04-07T20:16:00Z"/>
          <w:rFonts w:ascii="Bernhard Light TYGRA" w:hAnsi="Bernhard Light TYGRA" w:cs="Courier New"/>
          <w:b/>
          <w:color w:val="FF0066"/>
          <w:sz w:val="72"/>
          <w:szCs w:val="72"/>
          <w:shd w:val="clear" w:color="auto" w:fill="F7F7F7"/>
          <w:lang w:val="ru-RU"/>
          <w:rPrChange w:id="667" w:author="Olga" w:date="2019-04-23T13:54:00Z">
            <w:rPr>
              <w:ins w:id="668" w:author="Olga" w:date="2019-04-07T20:16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  <w:r w:rsidRPr="005473E3">
        <w:rPr>
          <w:rFonts w:ascii="Bernhard Light TYGRA" w:hAnsi="Bernhard Light TYGRA" w:cs="Courier New"/>
          <w:color w:val="FF0066"/>
          <w:sz w:val="72"/>
          <w:szCs w:val="72"/>
          <w:shd w:val="clear" w:color="auto" w:fill="F7F7F7"/>
          <w:lang w:val="ru-RU"/>
          <w:rPrChange w:id="669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Теперь запуск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shd w:val="clear" w:color="auto" w:fill="F7F7F7"/>
          <w:lang w:val="ru-RU"/>
          <w:rPrChange w:id="670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u w:val="single"/>
          <w:shd w:val="clear" w:color="auto" w:fill="F7F7F7"/>
          <w:rPrChange w:id="671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highlight w:val="black"/>
              <w:shd w:val="clear" w:color="auto" w:fill="F7F7F7"/>
            </w:rPr>
          </w:rPrChange>
        </w:rPr>
        <w:t>npm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u w:val="single"/>
          <w:shd w:val="clear" w:color="auto" w:fill="F7F7F7"/>
          <w:lang w:val="ru-RU"/>
          <w:rPrChange w:id="672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highlight w:val="black"/>
              <w:shd w:val="clear" w:color="auto" w:fill="F7F7F7"/>
              <w:lang w:val="ru-RU"/>
            </w:rPr>
          </w:rPrChange>
        </w:rPr>
        <w:t xml:space="preserve"> 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u w:val="single"/>
          <w:shd w:val="clear" w:color="auto" w:fill="F7F7F7"/>
          <w:rPrChange w:id="673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highlight w:val="black"/>
              <w:shd w:val="clear" w:color="auto" w:fill="F7F7F7"/>
            </w:rPr>
          </w:rPrChange>
        </w:rPr>
        <w:t>run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u w:val="single"/>
          <w:shd w:val="clear" w:color="auto" w:fill="F7F7F7"/>
          <w:lang w:val="ru-RU"/>
          <w:rPrChange w:id="674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highlight w:val="black"/>
              <w:shd w:val="clear" w:color="auto" w:fill="F7F7F7"/>
              <w:lang w:val="ru-RU"/>
            </w:rPr>
          </w:rPrChange>
        </w:rPr>
        <w:t xml:space="preserve"> </w:t>
      </w:r>
      <w:r w:rsidRPr="005473E3">
        <w:rPr>
          <w:rFonts w:ascii="Bernhard Light TYGRA" w:hAnsi="Bernhard Light TYGRA" w:cs="Courier New"/>
          <w:b/>
          <w:color w:val="FF0066"/>
          <w:sz w:val="72"/>
          <w:szCs w:val="72"/>
          <w:u w:val="single"/>
          <w:shd w:val="clear" w:color="auto" w:fill="F7F7F7"/>
          <w:rPrChange w:id="675" w:author="Olga" w:date="2019-04-07T20:18:00Z">
            <w:rPr>
              <w:rFonts w:ascii="Courier New" w:hAnsi="Courier New" w:cs="Courier New"/>
              <w:b/>
              <w:color w:val="FF0066"/>
              <w:sz w:val="48"/>
              <w:szCs w:val="48"/>
              <w:highlight w:val="black"/>
              <w:shd w:val="clear" w:color="auto" w:fill="F7F7F7"/>
            </w:rPr>
          </w:rPrChange>
        </w:rPr>
        <w:t>dev</w:t>
      </w:r>
    </w:p>
    <w:p w:rsidR="005473E3" w:rsidRPr="001B11AC" w:rsidRDefault="005473E3" w:rsidP="005C7B5A">
      <w:pPr>
        <w:jc w:val="center"/>
        <w:rPr>
          <w:ins w:id="676" w:author="Olga" w:date="2019-04-07T20:16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677" w:author="Olga" w:date="2019-04-23T13:54:00Z">
            <w:rPr>
              <w:ins w:id="678" w:author="Olga" w:date="2019-04-07T20:16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473E3" w:rsidRPr="001B11AC" w:rsidRDefault="005473E3" w:rsidP="005C7B5A">
      <w:pPr>
        <w:jc w:val="center"/>
        <w:rPr>
          <w:ins w:id="679" w:author="Olga" w:date="2019-04-07T20:16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680" w:author="Olga" w:date="2019-04-23T13:54:00Z">
            <w:rPr>
              <w:ins w:id="681" w:author="Olga" w:date="2019-04-07T20:16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473E3" w:rsidRPr="001B11AC" w:rsidRDefault="005473E3" w:rsidP="005C7B5A">
      <w:pPr>
        <w:jc w:val="center"/>
        <w:rPr>
          <w:ins w:id="682" w:author="Olga" w:date="2019-04-07T20:16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683" w:author="Olga" w:date="2019-04-23T13:54:00Z">
            <w:rPr>
              <w:ins w:id="684" w:author="Olga" w:date="2019-04-07T20:16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473E3" w:rsidRPr="001B11AC" w:rsidRDefault="005473E3" w:rsidP="005C7B5A">
      <w:pPr>
        <w:jc w:val="center"/>
        <w:rPr>
          <w:ins w:id="685" w:author="Olga" w:date="2019-04-07T20:16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686" w:author="Olga" w:date="2019-04-23T13:54:00Z">
            <w:rPr>
              <w:ins w:id="687" w:author="Olga" w:date="2019-04-07T20:16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473E3" w:rsidRDefault="005473E3" w:rsidP="005C7B5A">
      <w:pPr>
        <w:jc w:val="center"/>
        <w:rPr>
          <w:ins w:id="688" w:author="Olga" w:date="2019-04-07T20:19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5473E3" w:rsidRDefault="005473E3" w:rsidP="005C7B5A">
      <w:pPr>
        <w:jc w:val="center"/>
        <w:rPr>
          <w:ins w:id="689" w:author="Olga" w:date="2019-04-07T20:19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5473E3" w:rsidRDefault="005473E3" w:rsidP="005C7B5A">
      <w:pPr>
        <w:jc w:val="center"/>
        <w:rPr>
          <w:ins w:id="690" w:author="Olga" w:date="2019-04-07T20:19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5473E3" w:rsidRDefault="005473E3" w:rsidP="005C7B5A">
      <w:pPr>
        <w:jc w:val="center"/>
        <w:rPr>
          <w:ins w:id="691" w:author="Olga" w:date="2019-04-07T20:19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5473E3" w:rsidRDefault="005473E3" w:rsidP="005C7B5A">
      <w:pPr>
        <w:jc w:val="center"/>
        <w:rPr>
          <w:ins w:id="692" w:author="Olga" w:date="2019-04-07T20:19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5473E3" w:rsidRPr="00BD2C8E" w:rsidRDefault="005473E3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693" w:author="Olga" w:date="2019-04-07T19:17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4B6740" w:rsidRPr="004B6740" w:rsidRDefault="004B6740" w:rsidP="004B6740">
      <w:pPr>
        <w:pStyle w:val="1"/>
        <w:shd w:val="clear" w:color="auto" w:fill="121212"/>
        <w:spacing w:before="0" w:beforeAutospacing="0" w:after="0" w:afterAutospacing="0"/>
        <w:rPr>
          <w:rFonts w:ascii="Arial" w:hAnsi="Arial" w:cs="Arial"/>
          <w:b w:val="0"/>
          <w:bCs w:val="0"/>
          <w:lang w:val="ru-RU"/>
        </w:rPr>
      </w:pPr>
      <w:del w:id="694" w:author="Olga" w:date="2019-04-07T20:19:00Z">
        <w:r w:rsidRPr="004B6740" w:rsidDel="005473E3">
          <w:rPr>
            <w:rFonts w:ascii="Arial" w:hAnsi="Arial" w:cs="Arial"/>
            <w:b w:val="0"/>
            <w:bCs w:val="0"/>
            <w:lang w:val="ru-RU"/>
          </w:rPr>
          <w:lastRenderedPageBreak/>
          <w:delText xml:space="preserve">Учимся </w:delText>
        </w:r>
      </w:del>
      <w:ins w:id="695" w:author="Olga" w:date="2019-04-07T20:19:00Z">
        <w:r w:rsidR="005473E3">
          <w:rPr>
            <w:rFonts w:ascii="Arial" w:hAnsi="Arial" w:cs="Arial"/>
            <w:b w:val="0"/>
            <w:bCs w:val="0"/>
            <w:lang w:val="ru-RU"/>
          </w:rPr>
          <w:t>Р</w:t>
        </w:r>
      </w:ins>
      <w:del w:id="696" w:author="Olga" w:date="2019-04-07T20:19:00Z">
        <w:r w:rsidRPr="004B6740" w:rsidDel="005473E3">
          <w:rPr>
            <w:rFonts w:ascii="Arial" w:hAnsi="Arial" w:cs="Arial"/>
            <w:b w:val="0"/>
            <w:bCs w:val="0"/>
            <w:lang w:val="ru-RU"/>
          </w:rPr>
          <w:delText>р</w:delText>
        </w:r>
      </w:del>
      <w:r w:rsidRPr="004B6740">
        <w:rPr>
          <w:rFonts w:ascii="Arial" w:hAnsi="Arial" w:cs="Arial"/>
          <w:b w:val="0"/>
          <w:bCs w:val="0"/>
          <w:lang w:val="ru-RU"/>
        </w:rPr>
        <w:t>абота</w:t>
      </w:r>
      <w:del w:id="697" w:author="Olga" w:date="2019-04-07T20:19:00Z">
        <w:r w:rsidRPr="004B6740" w:rsidDel="005473E3">
          <w:rPr>
            <w:rFonts w:ascii="Arial" w:hAnsi="Arial" w:cs="Arial"/>
            <w:b w:val="0"/>
            <w:bCs w:val="0"/>
            <w:lang w:val="ru-RU"/>
          </w:rPr>
          <w:delText>ть</w:delText>
        </w:r>
      </w:del>
      <w:r w:rsidRPr="004B6740">
        <w:rPr>
          <w:rFonts w:ascii="Arial" w:hAnsi="Arial" w:cs="Arial"/>
          <w:b w:val="0"/>
          <w:bCs w:val="0"/>
          <w:lang w:val="ru-RU"/>
        </w:rPr>
        <w:t xml:space="preserve"> с </w:t>
      </w:r>
      <w:r>
        <w:rPr>
          <w:rFonts w:ascii="Arial" w:hAnsi="Arial" w:cs="Arial"/>
          <w:b w:val="0"/>
          <w:bCs w:val="0"/>
        </w:rPr>
        <w:t>POST</w:t>
      </w:r>
      <w:r w:rsidRPr="004B6740">
        <w:rPr>
          <w:rFonts w:ascii="Arial" w:hAnsi="Arial" w:cs="Arial"/>
          <w:b w:val="0"/>
          <w:bCs w:val="0"/>
          <w:lang w:val="ru-RU"/>
        </w:rPr>
        <w:t>/</w:t>
      </w:r>
      <w:r>
        <w:rPr>
          <w:rFonts w:ascii="Arial" w:hAnsi="Arial" w:cs="Arial"/>
          <w:b w:val="0"/>
          <w:bCs w:val="0"/>
        </w:rPr>
        <w:t>GET</w:t>
      </w:r>
      <w:r w:rsidRPr="004B6740">
        <w:rPr>
          <w:rFonts w:ascii="Arial" w:hAnsi="Arial" w:cs="Arial"/>
          <w:b w:val="0"/>
          <w:bCs w:val="0"/>
          <w:lang w:val="ru-RU"/>
        </w:rPr>
        <w:t xml:space="preserve"> запросами в </w:t>
      </w:r>
      <w:r>
        <w:rPr>
          <w:rFonts w:ascii="Arial" w:hAnsi="Arial" w:cs="Arial"/>
          <w:b w:val="0"/>
          <w:bCs w:val="0"/>
        </w:rPr>
        <w:t>Express</w:t>
      </w:r>
      <w:r w:rsidRPr="004B6740">
        <w:rPr>
          <w:rFonts w:ascii="Arial" w:hAnsi="Arial" w:cs="Arial"/>
          <w:b w:val="0"/>
          <w:bCs w:val="0"/>
          <w:lang w:val="ru-RU"/>
        </w:rPr>
        <w:t xml:space="preserve"> — видео 2</w:t>
      </w:r>
    </w:p>
    <w:p w:rsidR="004B6740" w:rsidRPr="00CD5E6D" w:rsidRDefault="00B51F87" w:rsidP="009068DD">
      <w:pPr>
        <w:pStyle w:val="1"/>
        <w:rPr>
          <w:shd w:val="clear" w:color="auto" w:fill="F7F7F7"/>
        </w:rPr>
      </w:pPr>
      <w:del w:id="698" w:author="Olga" w:date="2019-04-08T15:33:00Z">
        <w:r w:rsidDel="00DB1FA5">
          <w:rPr>
            <w:shd w:val="clear" w:color="auto" w:fill="F7F7F7"/>
          </w:rPr>
          <w:delText xml:space="preserve">Установка </w:delText>
        </w:r>
      </w:del>
      <w:ins w:id="699" w:author="Olga" w:date="2019-04-08T15:33:00Z">
        <w:r w:rsidR="00DB1FA5">
          <w:rPr>
            <w:shd w:val="clear" w:color="auto" w:fill="F7F7F7"/>
            <w:lang w:val="ru-RU"/>
          </w:rPr>
          <w:t>Шаблонизатор</w:t>
        </w:r>
        <w:r w:rsidR="00DB1FA5">
          <w:rPr>
            <w:shd w:val="clear" w:color="auto" w:fill="F7F7F7"/>
          </w:rPr>
          <w:t xml:space="preserve"> </w:t>
        </w:r>
      </w:ins>
      <w:r>
        <w:rPr>
          <w:shd w:val="clear" w:color="auto" w:fill="F7F7F7"/>
        </w:rPr>
        <w:t>EJS</w:t>
      </w:r>
    </w:p>
    <w:p w:rsidR="00CD5E6D" w:rsidRPr="008E5ABD" w:rsidRDefault="00CD5E6D" w:rsidP="00CD5E6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pacing w:before="120" w:after="120"/>
        <w:ind w:left="360"/>
        <w:rPr>
          <w:rFonts w:ascii="Consolas" w:hAnsi="Consolas"/>
          <w:color w:val="4472C4" w:themeColor="accent5"/>
          <w:sz w:val="24"/>
          <w:szCs w:val="24"/>
          <w:rPrChange w:id="700" w:author="Olga" w:date="2019-04-30T20:17:00Z">
            <w:rPr>
              <w:rFonts w:ascii="Consolas" w:hAnsi="Consolas"/>
              <w:color w:val="262626" w:themeColor="text1" w:themeTint="D9"/>
              <w:sz w:val="24"/>
              <w:szCs w:val="24"/>
            </w:rPr>
          </w:rPrChange>
        </w:rPr>
      </w:pPr>
      <w:r w:rsidRPr="008E5ABD">
        <w:rPr>
          <w:rStyle w:val="HTML1"/>
          <w:rFonts w:ascii="Consolas" w:hAnsi="Consolas"/>
          <w:color w:val="4472C4" w:themeColor="accent5"/>
          <w:sz w:val="24"/>
          <w:szCs w:val="24"/>
          <w:rPrChange w:id="701" w:author="Olga" w:date="2019-04-30T20:17:00Z">
            <w:rPr>
              <w:rStyle w:val="HTML1"/>
              <w:rFonts w:ascii="Consolas" w:hAnsi="Consolas"/>
              <w:color w:val="262626" w:themeColor="text1" w:themeTint="D9"/>
              <w:sz w:val="24"/>
              <w:szCs w:val="24"/>
            </w:rPr>
          </w:rPrChange>
        </w:rPr>
        <w:t>npm install ejs</w:t>
      </w:r>
    </w:p>
    <w:p w:rsidR="00CD5E6D" w:rsidRPr="00CD5E6D" w:rsidRDefault="00CD5E6D" w:rsidP="00CD5E6D">
      <w:pPr>
        <w:pStyle w:val="aa"/>
        <w:rPr>
          <w:shd w:val="clear" w:color="auto" w:fill="F7F7F7"/>
        </w:rPr>
      </w:pPr>
    </w:p>
    <w:p w:rsidR="004B6740" w:rsidRPr="00CD5E6D" w:rsidRDefault="00CD5E6D" w:rsidP="00CD5E6D">
      <w:pPr>
        <w:pStyle w:val="aa"/>
        <w:numPr>
          <w:ilvl w:val="0"/>
          <w:numId w:val="1"/>
        </w:numPr>
        <w:rPr>
          <w:shd w:val="clear" w:color="auto" w:fill="F7F7F7"/>
          <w:lang w:val="ru-RU"/>
        </w:rPr>
      </w:pPr>
      <w:r>
        <w:rPr>
          <w:shd w:val="clear" w:color="auto" w:fill="F7F7F7"/>
          <w:lang w:val="ru-RU"/>
        </w:rPr>
        <w:t xml:space="preserve">Укажем </w:t>
      </w:r>
      <w:r>
        <w:rPr>
          <w:shd w:val="clear" w:color="auto" w:fill="F7F7F7"/>
        </w:rPr>
        <w:t>express использовать шаблонизатор</w:t>
      </w:r>
    </w:p>
    <w:p w:rsidR="00CD5E6D" w:rsidRPr="00CD5E6D" w:rsidRDefault="00CD5E6D" w:rsidP="00CD5E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CD5E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CD5E6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CD5E6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r w:rsidRPr="00CD5E6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view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 xml:space="preserve"> 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engine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CD5E6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, 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ejs</w:t>
      </w:r>
      <w:r w:rsidRPr="00CD5E6D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CD5E6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);</w:t>
      </w:r>
    </w:p>
    <w:p w:rsidR="00CD5E6D" w:rsidRPr="00CD5E6D" w:rsidRDefault="00CD5E6D" w:rsidP="00CD5E6D">
      <w:pPr>
        <w:pStyle w:val="aa"/>
        <w:rPr>
          <w:shd w:val="clear" w:color="auto" w:fill="F7F7F7"/>
          <w:lang w:val="ru-RU"/>
        </w:rPr>
      </w:pPr>
    </w:p>
    <w:p w:rsidR="004B6740" w:rsidRDefault="00ED5F41" w:rsidP="00ED5F41">
      <w:pPr>
        <w:pStyle w:val="aa"/>
        <w:numPr>
          <w:ilvl w:val="0"/>
          <w:numId w:val="1"/>
        </w:numPr>
        <w:rPr>
          <w:shd w:val="clear" w:color="auto" w:fill="F7F7F7"/>
          <w:lang w:val="ru-RU"/>
        </w:rPr>
      </w:pPr>
      <w:r>
        <w:rPr>
          <w:shd w:val="clear" w:color="auto" w:fill="F7F7F7"/>
          <w:lang w:val="ru-RU"/>
        </w:rPr>
        <w:t>По умолчанию все шаблоны будут искаться в папке views</w:t>
      </w:r>
    </w:p>
    <w:p w:rsidR="00ED5F41" w:rsidRPr="00ED5F41" w:rsidRDefault="00ED5F41" w:rsidP="00ED5F41">
      <w:pPr>
        <w:pStyle w:val="aa"/>
        <w:rPr>
          <w:shd w:val="clear" w:color="auto" w:fill="F7F7F7"/>
          <w:lang w:val="ru-RU"/>
        </w:rPr>
      </w:pPr>
      <w:r w:rsidRPr="00ED5F41">
        <w:rPr>
          <w:shd w:val="clear" w:color="auto" w:fill="F7F7F7"/>
          <w:lang w:val="ru-RU"/>
        </w:rPr>
        <w:t>Создадим:</w:t>
      </w:r>
    </w:p>
    <w:p w:rsidR="00ED5F41" w:rsidRPr="00ED5F41" w:rsidRDefault="00ED5F41">
      <w:pPr>
        <w:pStyle w:val="aa"/>
        <w:numPr>
          <w:ilvl w:val="0"/>
          <w:numId w:val="33"/>
        </w:numPr>
        <w:rPr>
          <w:shd w:val="clear" w:color="auto" w:fill="F7F7F7"/>
          <w:lang w:val="ru-RU"/>
        </w:rPr>
        <w:pPrChange w:id="702" w:author="Olga" w:date="2019-04-08T15:34:00Z">
          <w:pPr>
            <w:pStyle w:val="aa"/>
          </w:pPr>
        </w:pPrChange>
      </w:pPr>
      <w:r>
        <w:rPr>
          <w:shd w:val="clear" w:color="auto" w:fill="F7F7F7"/>
          <w:lang w:val="ru-RU"/>
        </w:rPr>
        <w:t>Папка view</w:t>
      </w:r>
      <w:r>
        <w:rPr>
          <w:shd w:val="clear" w:color="auto" w:fill="F7F7F7"/>
        </w:rPr>
        <w:t>s</w:t>
      </w:r>
      <w:r w:rsidRPr="00ED5F41">
        <w:rPr>
          <w:shd w:val="clear" w:color="auto" w:fill="F7F7F7"/>
          <w:lang w:val="ru-RU"/>
        </w:rPr>
        <w:t xml:space="preserve"> =&gt; файл </w:t>
      </w:r>
      <w:r>
        <w:rPr>
          <w:shd w:val="clear" w:color="auto" w:fill="F7F7F7"/>
          <w:lang w:val="ru-RU"/>
        </w:rPr>
        <w:t>index.ejs</w:t>
      </w:r>
    </w:p>
    <w:p w:rsidR="004B6740" w:rsidRPr="00ED5F41" w:rsidRDefault="00ED5F41" w:rsidP="00ED5F41">
      <w:pPr>
        <w:pStyle w:val="aa"/>
        <w:numPr>
          <w:ilvl w:val="0"/>
          <w:numId w:val="1"/>
        </w:numPr>
        <w:rPr>
          <w:shd w:val="clear" w:color="auto" w:fill="F7F7F7"/>
          <w:lang w:val="ru-RU"/>
        </w:rPr>
      </w:pPr>
      <w:r>
        <w:rPr>
          <w:shd w:val="clear" w:color="auto" w:fill="F7F7F7"/>
          <w:lang w:val="ru-RU"/>
        </w:rPr>
        <w:t xml:space="preserve">Укажим рендерить шаблон </w:t>
      </w:r>
      <w:r>
        <w:rPr>
          <w:shd w:val="clear" w:color="auto" w:fill="F7F7F7"/>
        </w:rPr>
        <w:t>index.ejs</w:t>
      </w:r>
    </w:p>
    <w:p w:rsidR="00ED5F41" w:rsidRDefault="00ED5F41" w:rsidP="00ED5F41">
      <w:pPr>
        <w:pStyle w:val="aa"/>
        <w:rPr>
          <w:shd w:val="clear" w:color="auto" w:fill="F7F7F7"/>
        </w:rPr>
      </w:pPr>
    </w:p>
    <w:p w:rsidR="00BB5CC3" w:rsidRDefault="00BB5CC3" w:rsidP="00ED5F41">
      <w:pPr>
        <w:pStyle w:val="aa"/>
        <w:rPr>
          <w:shd w:val="clear" w:color="auto" w:fill="F7F7F7"/>
        </w:rPr>
      </w:pPr>
      <w:r>
        <w:rPr>
          <w:shd w:val="clear" w:color="auto" w:fill="F7F7F7"/>
        </w:rPr>
        <w:t xml:space="preserve">Вместо </w:t>
      </w:r>
    </w:p>
    <w:p w:rsidR="00BB5CC3" w:rsidRPr="00BB5CC3" w:rsidRDefault="00BB5CC3" w:rsidP="00BB5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BB5CC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BB5CC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BB5CC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BB5CC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pl-PL"/>
        </w:rPr>
        <w:t>send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(</w:t>
      </w:r>
      <w:r w:rsidRPr="00BB5CC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'Hello World'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))</w:t>
      </w:r>
    </w:p>
    <w:p w:rsidR="00BB5CC3" w:rsidRPr="00BB5CC3" w:rsidRDefault="00BB5CC3" w:rsidP="00ED5F41">
      <w:pPr>
        <w:pStyle w:val="aa"/>
        <w:rPr>
          <w:shd w:val="clear" w:color="auto" w:fill="F7F7F7"/>
        </w:rPr>
      </w:pPr>
      <w:r w:rsidRPr="00BB5CC3">
        <w:rPr>
          <w:shd w:val="clear" w:color="auto" w:fill="F7F7F7"/>
        </w:rPr>
        <w:t xml:space="preserve"> </w:t>
      </w:r>
      <w:r>
        <w:rPr>
          <w:shd w:val="clear" w:color="auto" w:fill="F7F7F7"/>
          <w:lang w:val="ru-RU"/>
        </w:rPr>
        <w:t>Пишем</w:t>
      </w:r>
    </w:p>
    <w:p w:rsidR="00BB5CC3" w:rsidRPr="00BB5CC3" w:rsidRDefault="00BB5CC3" w:rsidP="00BB5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BB5CC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BB5CC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BB5CC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BB5C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BB5CC3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pl-PL"/>
        </w:rPr>
        <w:t>render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(</w:t>
      </w:r>
      <w:r w:rsidRPr="00BB5CC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'index'</w:t>
      </w:r>
      <w:r w:rsidRPr="00BB5CC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))</w:t>
      </w:r>
    </w:p>
    <w:p w:rsidR="004B6740" w:rsidRPr="00BB5CC3" w:rsidRDefault="004B6740" w:rsidP="00BB5CC3">
      <w:pPr>
        <w:rPr>
          <w:shd w:val="clear" w:color="auto" w:fill="F7F7F7"/>
        </w:rPr>
      </w:pPr>
    </w:p>
    <w:p w:rsidR="004B6740" w:rsidRPr="00DB1FA5" w:rsidRDefault="0030376E" w:rsidP="0030376E">
      <w:pPr>
        <w:pStyle w:val="aa"/>
        <w:numPr>
          <w:ilvl w:val="0"/>
          <w:numId w:val="1"/>
        </w:numPr>
        <w:rPr>
          <w:shd w:val="clear" w:color="auto" w:fill="F7F7F7"/>
          <w:lang w:val="ru-RU"/>
          <w:rPrChange w:id="703" w:author="Olga" w:date="2019-04-08T15:38:00Z">
            <w:rPr>
              <w:shd w:val="clear" w:color="auto" w:fill="F7F7F7"/>
            </w:rPr>
          </w:rPrChange>
        </w:rPr>
      </w:pPr>
      <w:r w:rsidRPr="00DB1FA5">
        <w:rPr>
          <w:shd w:val="clear" w:color="auto" w:fill="F7F7F7"/>
          <w:lang w:val="ru-RU"/>
          <w:rPrChange w:id="704" w:author="Olga" w:date="2019-04-08T15:38:00Z">
            <w:rPr>
              <w:shd w:val="clear" w:color="auto" w:fill="F7F7F7"/>
            </w:rPr>
          </w:rPrChange>
        </w:rPr>
        <w:t>Вывод данных</w:t>
      </w:r>
      <w:ins w:id="705" w:author="Olga" w:date="2019-04-08T15:35:00Z">
        <w:r w:rsidR="00DB1FA5">
          <w:rPr>
            <w:shd w:val="clear" w:color="auto" w:fill="F7F7F7"/>
            <w:lang w:val="ru-RU"/>
          </w:rPr>
          <w:t>. Данные передаются в рендере</w:t>
        </w:r>
      </w:ins>
      <w:ins w:id="706" w:author="Olga" w:date="2019-04-08T15:36:00Z">
        <w:r w:rsidR="00DB1FA5">
          <w:rPr>
            <w:shd w:val="clear" w:color="auto" w:fill="F7F7F7"/>
            <w:lang w:val="ru-RU"/>
          </w:rPr>
          <w:t>,</w:t>
        </w:r>
      </w:ins>
      <w:ins w:id="707" w:author="Olga" w:date="2019-04-08T15:35:00Z">
        <w:r w:rsidR="00DB1FA5">
          <w:rPr>
            <w:shd w:val="clear" w:color="auto" w:fill="F7F7F7"/>
            <w:lang w:val="ru-RU"/>
          </w:rPr>
          <w:t xml:space="preserve"> вторым аргументом</w:t>
        </w:r>
      </w:ins>
    </w:p>
    <w:p w:rsidR="0030376E" w:rsidRPr="0030376E" w:rsidRDefault="0030376E" w:rsidP="0030376E">
      <w:pPr>
        <w:pStyle w:val="a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30376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30376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30376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30376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30376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'index'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{</w:t>
      </w:r>
      <w:r w:rsidRPr="0030376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data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30376E" w:rsidRPr="0030376E" w:rsidRDefault="0030376E" w:rsidP="0030376E">
      <w:pPr>
        <w:pStyle w:val="aa"/>
        <w:ind w:left="1440"/>
        <w:rPr>
          <w:shd w:val="clear" w:color="auto" w:fill="F7F7F7"/>
        </w:rPr>
      </w:pPr>
    </w:p>
    <w:p w:rsidR="0030376E" w:rsidRDefault="0030376E" w:rsidP="0030376E">
      <w:pPr>
        <w:pStyle w:val="a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0376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30376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30376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"hi"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30376E" w:rsidRPr="0030376E" w:rsidRDefault="0030376E" w:rsidP="0030376E">
      <w:pPr>
        <w:pStyle w:val="aa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30376E" w:rsidRPr="0030376E" w:rsidRDefault="0030376E" w:rsidP="0030376E">
      <w:pPr>
        <w:pStyle w:val="aa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30376E">
        <w:rPr>
          <w:rFonts w:ascii="Consolas" w:eastAsia="Times New Roman" w:hAnsi="Consolas" w:cs="Times New Roman"/>
          <w:color w:val="F44747"/>
          <w:sz w:val="21"/>
          <w:szCs w:val="21"/>
          <w:lang w:eastAsia="pl-PL"/>
        </w:rPr>
        <w:t>&lt;</w:t>
      </w:r>
      <w:r w:rsidRPr="0030376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%= data %&gt;</w:t>
      </w:r>
    </w:p>
    <w:p w:rsidR="004B6740" w:rsidRPr="0030376E" w:rsidRDefault="004B6740" w:rsidP="0030376E">
      <w:pPr>
        <w:pStyle w:val="aa"/>
        <w:ind w:left="1440"/>
        <w:rPr>
          <w:shd w:val="clear" w:color="auto" w:fill="F7F7F7"/>
        </w:rPr>
      </w:pPr>
    </w:p>
    <w:p w:rsidR="004B6740" w:rsidRPr="0030376E" w:rsidRDefault="0030376E" w:rsidP="0030376E">
      <w:pPr>
        <w:pStyle w:val="aa"/>
        <w:numPr>
          <w:ilvl w:val="0"/>
          <w:numId w:val="6"/>
        </w:numPr>
        <w:rPr>
          <w:shd w:val="clear" w:color="auto" w:fill="F7F7F7"/>
        </w:rPr>
      </w:pPr>
      <w:r w:rsidRPr="0030376E">
        <w:rPr>
          <w:shd w:val="clear" w:color="auto" w:fill="F7F7F7"/>
        </w:rPr>
        <w:t>Index.js</w:t>
      </w:r>
    </w:p>
    <w:p w:rsidR="0030376E" w:rsidRDefault="0030376E" w:rsidP="0030376E">
      <w:pPr>
        <w:pStyle w:val="aa"/>
        <w:numPr>
          <w:ilvl w:val="0"/>
          <w:numId w:val="7"/>
        </w:numPr>
        <w:rPr>
          <w:ins w:id="708" w:author="Olga" w:date="2019-04-08T15:38:00Z"/>
          <w:shd w:val="clear" w:color="auto" w:fill="F7F7F7"/>
        </w:rPr>
      </w:pPr>
      <w:r w:rsidRPr="0030376E">
        <w:rPr>
          <w:shd w:val="clear" w:color="auto" w:fill="F7F7F7"/>
        </w:rPr>
        <w:t>Index.ejs</w:t>
      </w:r>
    </w:p>
    <w:p w:rsidR="00DB1FA5" w:rsidRDefault="00DB1FA5">
      <w:pPr>
        <w:rPr>
          <w:ins w:id="709" w:author="Olga" w:date="2019-04-08T15:38:00Z"/>
          <w:shd w:val="clear" w:color="auto" w:fill="F7F7F7"/>
        </w:rPr>
        <w:pPrChange w:id="710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11" w:author="Olga" w:date="2019-04-08T15:38:00Z"/>
          <w:shd w:val="clear" w:color="auto" w:fill="F7F7F7"/>
        </w:rPr>
        <w:pPrChange w:id="712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13" w:author="Olga" w:date="2019-04-08T15:38:00Z"/>
          <w:shd w:val="clear" w:color="auto" w:fill="F7F7F7"/>
        </w:rPr>
        <w:pPrChange w:id="714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15" w:author="Olga" w:date="2019-04-08T15:38:00Z"/>
          <w:shd w:val="clear" w:color="auto" w:fill="F7F7F7"/>
        </w:rPr>
        <w:pPrChange w:id="716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17" w:author="Olga" w:date="2019-04-08T15:38:00Z"/>
          <w:shd w:val="clear" w:color="auto" w:fill="F7F7F7"/>
        </w:rPr>
        <w:pPrChange w:id="718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19" w:author="Olga" w:date="2019-04-08T15:38:00Z"/>
          <w:shd w:val="clear" w:color="auto" w:fill="F7F7F7"/>
        </w:rPr>
        <w:pPrChange w:id="720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21" w:author="Olga" w:date="2019-04-08T15:38:00Z"/>
          <w:shd w:val="clear" w:color="auto" w:fill="F7F7F7"/>
        </w:rPr>
        <w:pPrChange w:id="722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23" w:author="Olga" w:date="2019-04-08T15:38:00Z"/>
          <w:shd w:val="clear" w:color="auto" w:fill="F7F7F7"/>
        </w:rPr>
        <w:pPrChange w:id="724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Default="00DB1FA5">
      <w:pPr>
        <w:rPr>
          <w:ins w:id="725" w:author="Olga" w:date="2019-04-08T15:38:00Z"/>
          <w:shd w:val="clear" w:color="auto" w:fill="F7F7F7"/>
        </w:rPr>
        <w:pPrChange w:id="726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DB1FA5" w:rsidRPr="004C2A3A" w:rsidRDefault="00DB1FA5">
      <w:pPr>
        <w:rPr>
          <w:shd w:val="clear" w:color="auto" w:fill="F7F7F7"/>
        </w:rPr>
        <w:pPrChange w:id="727" w:author="Olga" w:date="2019-04-08T15:38:00Z">
          <w:pPr>
            <w:pStyle w:val="aa"/>
            <w:numPr>
              <w:numId w:val="7"/>
            </w:numPr>
            <w:ind w:hanging="360"/>
          </w:pPr>
        </w:pPrChange>
      </w:pPr>
    </w:p>
    <w:p w:rsidR="0030376E" w:rsidRDefault="0030376E" w:rsidP="0030376E">
      <w:pPr>
        <w:pStyle w:val="1"/>
        <w:rPr>
          <w:ins w:id="728" w:author="Olga" w:date="2019-04-08T15:38:00Z"/>
          <w:shd w:val="clear" w:color="auto" w:fill="F7F7F7"/>
          <w:lang w:val="ru-RU"/>
        </w:rPr>
      </w:pPr>
      <w:r>
        <w:rPr>
          <w:shd w:val="clear" w:color="auto" w:fill="F7F7F7"/>
        </w:rPr>
        <w:lastRenderedPageBreak/>
        <w:t xml:space="preserve">POST/GET </w:t>
      </w:r>
      <w:r>
        <w:rPr>
          <w:shd w:val="clear" w:color="auto" w:fill="F7F7F7"/>
          <w:lang w:val="ru-RU"/>
        </w:rPr>
        <w:t>запросы</w:t>
      </w:r>
    </w:p>
    <w:p w:rsidR="00DB1FA5" w:rsidRPr="00BD3908" w:rsidRDefault="00C705C8">
      <w:pPr>
        <w:spacing w:line="360" w:lineRule="auto"/>
        <w:rPr>
          <w:ins w:id="729" w:author="Olga" w:date="2019-04-08T19:44:00Z"/>
          <w:rFonts w:ascii="Android" w:hAnsi="Android"/>
          <w:color w:val="FFC000" w:themeColor="accent4"/>
          <w:shd w:val="clear" w:color="auto" w:fill="F7F7F7"/>
          <w:lang w:val="ru-RU"/>
          <w:rPrChange w:id="730" w:author="Olga" w:date="2019-04-08T19:46:00Z">
            <w:rPr>
              <w:ins w:id="731" w:author="Olga" w:date="2019-04-08T19:44:00Z"/>
              <w:shd w:val="clear" w:color="auto" w:fill="F7F7F7"/>
              <w:lang w:val="ru-RU"/>
            </w:rPr>
          </w:rPrChange>
        </w:rPr>
        <w:pPrChange w:id="732" w:author="Olga" w:date="2019-04-08T19:45:00Z">
          <w:pPr>
            <w:pStyle w:val="1"/>
          </w:pPr>
        </w:pPrChange>
      </w:pPr>
      <w:ins w:id="733" w:author="Olga" w:date="2019-04-08T19:23:00Z">
        <w:r w:rsidRPr="00BD3908">
          <w:rPr>
            <w:rFonts w:ascii="Android" w:hAnsi="Android"/>
            <w:noProof/>
            <w:color w:val="FFC000" w:themeColor="accent4"/>
            <w:shd w:val="clear" w:color="auto" w:fill="F7F7F7"/>
            <w:lang w:eastAsia="pl-PL"/>
            <w:rPrChange w:id="734" w:author="Olga" w:date="2019-04-08T19:46:00Z">
              <w:rPr>
                <w:noProof/>
                <w:shd w:val="clear" w:color="auto" w:fill="F7F7F7"/>
              </w:rPr>
            </w:rPrChange>
          </w:rPr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3842</wp:posOffset>
              </wp:positionH>
              <wp:positionV relativeFrom="paragraph">
                <wp:posOffset>-1964</wp:posOffset>
              </wp:positionV>
              <wp:extent cx="6645910" cy="4069715"/>
              <wp:effectExtent l="0" t="0" r="2540" b="6985"/>
              <wp:wrapTopAndBottom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27896B1.tmp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406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735" w:author="Olga" w:date="2019-04-08T19:44:00Z">
        <w:r w:rsidR="00BD3908" w:rsidRPr="00BD3908">
          <w:rPr>
            <w:rFonts w:ascii="Android" w:hAnsi="Android"/>
            <w:color w:val="FFC000" w:themeColor="accent4"/>
            <w:shd w:val="clear" w:color="auto" w:fill="F7F7F7"/>
            <w:rPrChange w:id="736" w:author="Olga" w:date="2019-04-08T19:46:00Z">
              <w:rPr>
                <w:shd w:val="clear" w:color="auto" w:fill="F7F7F7"/>
              </w:rPr>
            </w:rPrChange>
          </w:rPr>
          <w:t>get</w:t>
        </w:r>
        <w:r w:rsidR="00BD3908"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37" w:author="Olga" w:date="2019-04-08T19:46:00Z">
              <w:rPr>
                <w:shd w:val="clear" w:color="auto" w:fill="F7F7F7"/>
              </w:rPr>
            </w:rPrChange>
          </w:rPr>
          <w:t xml:space="preserve"> –</w:t>
        </w:r>
        <w:r w:rsidR="00BD3908"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38" w:author="Olga" w:date="2019-04-08T19:46:00Z">
              <w:rPr>
                <w:shd w:val="clear" w:color="auto" w:fill="F7F7F7"/>
              </w:rPr>
            </w:rPrChange>
          </w:rPr>
          <w:t>для</w:t>
        </w:r>
        <w:r w:rsidR="00BD3908"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39" w:author="Olga" w:date="2019-04-08T19:46:00Z">
              <w:rPr>
                <w:shd w:val="clear" w:color="auto" w:fill="F7F7F7"/>
              </w:rPr>
            </w:rPrChange>
          </w:rPr>
          <w:t xml:space="preserve"> </w:t>
        </w:r>
        <w:r w:rsidR="00BD3908"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40" w:author="Olga" w:date="2019-04-08T19:46:00Z">
              <w:rPr>
                <w:shd w:val="clear" w:color="auto" w:fill="F7F7F7"/>
                <w:lang w:val="ru-RU"/>
              </w:rPr>
            </w:rPrChange>
          </w:rPr>
          <w:t>адресной</w:t>
        </w:r>
        <w:r w:rsidR="00BD3908"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41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="00BD3908"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42" w:author="Olga" w:date="2019-04-08T19:46:00Z">
              <w:rPr>
                <w:shd w:val="clear" w:color="auto" w:fill="F7F7F7"/>
                <w:lang w:val="ru-RU"/>
              </w:rPr>
            </w:rPrChange>
          </w:rPr>
          <w:t>строки</w:t>
        </w:r>
      </w:ins>
      <w:ins w:id="743" w:author="Olga" w:date="2019-04-08T21:00:00Z">
        <w:r w:rsidR="00597508">
          <w:rPr>
            <w:rFonts w:ascii="Cambria" w:hAnsi="Cambria" w:cs="Cambria"/>
            <w:color w:val="FFC000" w:themeColor="accent4"/>
            <w:shd w:val="clear" w:color="auto" w:fill="F7F7F7"/>
            <w:lang w:val="ru-RU"/>
          </w:rPr>
          <w:t>. Должно отправлять данные, но никак не изменять</w:t>
        </w:r>
      </w:ins>
    </w:p>
    <w:p w:rsidR="00BD3908" w:rsidRDefault="00BD3908">
      <w:pPr>
        <w:spacing w:line="360" w:lineRule="auto"/>
        <w:rPr>
          <w:ins w:id="744" w:author="Olga" w:date="2019-04-08T21:06:00Z"/>
          <w:rFonts w:ascii="Calibri" w:hAnsi="Calibri" w:cs="Calibri"/>
          <w:color w:val="FFC000" w:themeColor="accent4"/>
          <w:shd w:val="clear" w:color="auto" w:fill="F7F7F7"/>
          <w:lang w:val="ru-RU"/>
        </w:rPr>
        <w:pPrChange w:id="745" w:author="Olga" w:date="2019-04-08T19:45:00Z">
          <w:pPr>
            <w:pStyle w:val="1"/>
          </w:pPr>
        </w:pPrChange>
      </w:pPr>
      <w:ins w:id="746" w:author="Olga" w:date="2019-04-08T19:44:00Z">
        <w:r w:rsidRPr="00BD3908">
          <w:rPr>
            <w:rFonts w:ascii="Android" w:hAnsi="Android"/>
            <w:color w:val="FFC000" w:themeColor="accent4"/>
            <w:shd w:val="clear" w:color="auto" w:fill="F7F7F7"/>
            <w:rPrChange w:id="747" w:author="Olga" w:date="2019-04-08T19:46:00Z">
              <w:rPr>
                <w:shd w:val="clear" w:color="auto" w:fill="F7F7F7"/>
              </w:rPr>
            </w:rPrChange>
          </w:rPr>
          <w:t>post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48" w:author="Olga" w:date="2019-04-08T19:46:00Z">
              <w:rPr>
                <w:shd w:val="clear" w:color="auto" w:fill="F7F7F7"/>
              </w:rPr>
            </w:rPrChange>
          </w:rPr>
          <w:t xml:space="preserve">-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49" w:author="Olga" w:date="2019-04-08T19:46:00Z">
              <w:rPr>
                <w:shd w:val="clear" w:color="auto" w:fill="F7F7F7"/>
                <w:lang w:val="ru-RU"/>
              </w:rPr>
            </w:rPrChange>
          </w:rPr>
          <w:t>для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50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51" w:author="Olga" w:date="2019-04-08T19:46:00Z">
              <w:rPr>
                <w:shd w:val="clear" w:color="auto" w:fill="F7F7F7"/>
                <w:lang w:val="ru-RU"/>
              </w:rPr>
            </w:rPrChange>
          </w:rPr>
          <w:t>больших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52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53" w:author="Olga" w:date="2019-04-08T19:46:00Z">
              <w:rPr>
                <w:rFonts w:ascii="Cambria" w:hAnsi="Cambria" w:cs="Cambria"/>
                <w:shd w:val="clear" w:color="auto" w:fill="F7F7F7"/>
                <w:lang w:val="ru-RU"/>
              </w:rPr>
            </w:rPrChange>
          </w:rPr>
          <w:t>объ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54" w:author="Olga" w:date="2019-04-08T19:46:00Z">
              <w:rPr>
                <w:shd w:val="clear" w:color="auto" w:fill="F7F7F7"/>
                <w:lang w:val="ru-RU"/>
              </w:rPr>
            </w:rPrChange>
          </w:rPr>
          <w:t>емов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55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56" w:author="Olga" w:date="2019-04-08T19:46:00Z">
              <w:rPr>
                <w:shd w:val="clear" w:color="auto" w:fill="F7F7F7"/>
                <w:lang w:val="ru-RU"/>
              </w:rPr>
            </w:rPrChange>
          </w:rPr>
          <w:t>и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57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58" w:author="Olga" w:date="2019-04-08T19:46:00Z">
              <w:rPr>
                <w:shd w:val="clear" w:color="auto" w:fill="F7F7F7"/>
                <w:lang w:val="ru-RU"/>
              </w:rPr>
            </w:rPrChange>
          </w:rPr>
          <w:t>чтоб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59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60" w:author="Olga" w:date="2019-04-08T19:46:00Z">
              <w:rPr>
                <w:shd w:val="clear" w:color="auto" w:fill="F7F7F7"/>
                <w:lang w:val="ru-RU"/>
              </w:rPr>
            </w:rPrChange>
          </w:rPr>
          <w:t>данные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61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62" w:author="Olga" w:date="2019-04-08T19:46:00Z">
              <w:rPr>
                <w:shd w:val="clear" w:color="auto" w:fill="F7F7F7"/>
                <w:lang w:val="ru-RU"/>
              </w:rPr>
            </w:rPrChange>
          </w:rPr>
          <w:t>не</w:t>
        </w:r>
        <w:r w:rsidRPr="00BD3908">
          <w:rPr>
            <w:rFonts w:ascii="Android" w:hAnsi="Android"/>
            <w:color w:val="FFC000" w:themeColor="accent4"/>
            <w:shd w:val="clear" w:color="auto" w:fill="F7F7F7"/>
            <w:lang w:val="ru-RU"/>
            <w:rPrChange w:id="763" w:author="Olga" w:date="2019-04-08T19:4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BD3908">
          <w:rPr>
            <w:rFonts w:ascii="Cambria" w:hAnsi="Cambria" w:cs="Cambria"/>
            <w:color w:val="FFC000" w:themeColor="accent4"/>
            <w:shd w:val="clear" w:color="auto" w:fill="F7F7F7"/>
            <w:lang w:val="ru-RU"/>
            <w:rPrChange w:id="764" w:author="Olga" w:date="2019-04-08T19:46:00Z">
              <w:rPr>
                <w:shd w:val="clear" w:color="auto" w:fill="F7F7F7"/>
                <w:lang w:val="ru-RU"/>
              </w:rPr>
            </w:rPrChange>
          </w:rPr>
          <w:t>отраж</w:t>
        </w:r>
        <w:r w:rsidRPr="00BD3908">
          <w:rPr>
            <w:rFonts w:ascii="Calibri" w:hAnsi="Calibri" w:cs="Calibri"/>
            <w:color w:val="FFC000" w:themeColor="accent4"/>
            <w:shd w:val="clear" w:color="auto" w:fill="F7F7F7"/>
            <w:lang w:val="ru-RU"/>
            <w:rPrChange w:id="765" w:author="Olga" w:date="2019-04-08T19:46:00Z">
              <w:rPr>
                <w:shd w:val="clear" w:color="auto" w:fill="F7F7F7"/>
                <w:lang w:val="ru-RU"/>
              </w:rPr>
            </w:rPrChange>
          </w:rPr>
          <w:t>ались</w:t>
        </w:r>
      </w:ins>
      <w:ins w:id="766" w:author="Olga" w:date="2019-04-08T21:06:00Z">
        <w:r w:rsidR="00597508"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 xml:space="preserve">. Служит для высылания </w:t>
        </w:r>
      </w:ins>
      <w:ins w:id="767" w:author="Olga" w:date="2019-04-08T21:09:00Z">
        <w:r w:rsidR="00597508"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>данных.</w:t>
        </w:r>
      </w:ins>
    </w:p>
    <w:p w:rsidR="00597508" w:rsidRPr="004C2A3A" w:rsidRDefault="00597508">
      <w:pPr>
        <w:spacing w:line="360" w:lineRule="auto"/>
        <w:rPr>
          <w:ins w:id="768" w:author="Olga" w:date="2019-04-08T19:47:00Z"/>
          <w:rFonts w:ascii="Calibri" w:hAnsi="Calibri" w:cs="Calibri"/>
          <w:color w:val="FFC000" w:themeColor="accent4"/>
          <w:shd w:val="clear" w:color="auto" w:fill="F7F7F7"/>
          <w:lang w:val="ru-RU"/>
        </w:rPr>
        <w:pPrChange w:id="769" w:author="Olga" w:date="2019-04-08T19:45:00Z">
          <w:pPr>
            <w:pStyle w:val="1"/>
          </w:pPr>
        </w:pPrChange>
      </w:pPr>
      <w:ins w:id="770" w:author="Olga" w:date="2019-04-08T21:07:00Z">
        <w:r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 xml:space="preserve">В </w:t>
        </w:r>
        <w:r>
          <w:rPr>
            <w:rFonts w:ascii="Calibri" w:hAnsi="Calibri" w:cs="Calibri"/>
            <w:color w:val="FFC000" w:themeColor="accent4"/>
            <w:shd w:val="clear" w:color="auto" w:fill="F7F7F7"/>
          </w:rPr>
          <w:t>REST</w:t>
        </w:r>
        <w:r w:rsidRPr="00597508">
          <w:rPr>
            <w:rFonts w:ascii="Calibri" w:hAnsi="Calibri" w:cs="Calibri"/>
            <w:color w:val="FFC000" w:themeColor="accent4"/>
            <w:shd w:val="clear" w:color="auto" w:fill="F7F7F7"/>
            <w:lang w:val="ru-RU"/>
            <w:rPrChange w:id="771" w:author="Olga" w:date="2019-04-08T21:09:00Z">
              <w:rPr>
                <w:rFonts w:ascii="Calibri" w:hAnsi="Calibri" w:cs="Calibri"/>
                <w:color w:val="FFC000" w:themeColor="accent4"/>
                <w:shd w:val="clear" w:color="auto" w:fill="F7F7F7"/>
              </w:rPr>
            </w:rPrChange>
          </w:rPr>
          <w:t xml:space="preserve"> </w:t>
        </w:r>
        <w:r>
          <w:rPr>
            <w:rFonts w:ascii="Calibri" w:hAnsi="Calibri" w:cs="Calibri"/>
            <w:color w:val="FFC000" w:themeColor="accent4"/>
            <w:shd w:val="clear" w:color="auto" w:fill="F7F7F7"/>
          </w:rPr>
          <w:t>API</w:t>
        </w:r>
        <w:r w:rsidRPr="00597508">
          <w:rPr>
            <w:rFonts w:ascii="Calibri" w:hAnsi="Calibri" w:cs="Calibri"/>
            <w:color w:val="FFC000" w:themeColor="accent4"/>
            <w:shd w:val="clear" w:color="auto" w:fill="F7F7F7"/>
            <w:lang w:val="ru-RU"/>
            <w:rPrChange w:id="772" w:author="Olga" w:date="2019-04-08T21:09:00Z">
              <w:rPr>
                <w:rFonts w:ascii="Calibri" w:hAnsi="Calibri" w:cs="Calibri"/>
                <w:color w:val="FFC000" w:themeColor="accent4"/>
                <w:shd w:val="clear" w:color="auto" w:fill="F7F7F7"/>
              </w:rPr>
            </w:rPrChange>
          </w:rPr>
          <w:t xml:space="preserve"> </w:t>
        </w:r>
        <w:r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>используют для создания новых засобов</w:t>
        </w:r>
      </w:ins>
      <w:ins w:id="773" w:author="Olga" w:date="2019-04-08T21:08:00Z">
        <w:r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 xml:space="preserve"> коллекции</w:t>
        </w:r>
      </w:ins>
      <w:ins w:id="774" w:author="Olga" w:date="2019-04-08T21:07:00Z">
        <w:r>
          <w:rPr>
            <w:rFonts w:ascii="Calibri" w:hAnsi="Calibri" w:cs="Calibri"/>
            <w:color w:val="FFC000" w:themeColor="accent4"/>
            <w:shd w:val="clear" w:color="auto" w:fill="F7F7F7"/>
            <w:lang w:val="ru-RU"/>
          </w:rPr>
          <w:t xml:space="preserve"> </w:t>
        </w:r>
      </w:ins>
    </w:p>
    <w:p w:rsidR="004E22E3" w:rsidRPr="00BD3908" w:rsidRDefault="004E22E3">
      <w:pPr>
        <w:spacing w:line="360" w:lineRule="auto"/>
        <w:rPr>
          <w:rFonts w:ascii="Android" w:hAnsi="Android"/>
          <w:color w:val="FFC000" w:themeColor="accent4"/>
          <w:shd w:val="clear" w:color="auto" w:fill="F7F7F7"/>
          <w:lang w:val="ru-RU"/>
          <w:rPrChange w:id="775" w:author="Olga" w:date="2019-04-08T19:46:00Z">
            <w:rPr>
              <w:shd w:val="clear" w:color="auto" w:fill="F7F7F7"/>
              <w:lang w:val="ru-RU"/>
            </w:rPr>
          </w:rPrChange>
        </w:rPr>
        <w:pPrChange w:id="776" w:author="Olga" w:date="2019-04-08T19:45:00Z">
          <w:pPr>
            <w:pStyle w:val="1"/>
          </w:pPr>
        </w:pPrChange>
      </w:pPr>
    </w:p>
    <w:p w:rsidR="008F2C59" w:rsidRPr="008F2C59" w:rsidRDefault="008F2C59" w:rsidP="008F2C59">
      <w:pPr>
        <w:pStyle w:val="aa"/>
        <w:numPr>
          <w:ilvl w:val="0"/>
          <w:numId w:val="8"/>
        </w:numPr>
        <w:rPr>
          <w:shd w:val="clear" w:color="auto" w:fill="F7F7F7"/>
          <w:lang w:val="uk-UA"/>
        </w:rPr>
      </w:pPr>
      <w:r>
        <w:rPr>
          <w:shd w:val="clear" w:color="auto" w:fill="F7F7F7"/>
          <w:lang w:val="uk-UA"/>
        </w:rPr>
        <w:t>Создаем  create</w:t>
      </w:r>
      <w:r>
        <w:rPr>
          <w:shd w:val="clear" w:color="auto" w:fill="F7F7F7"/>
        </w:rPr>
        <w:t>.ejs</w:t>
      </w:r>
    </w:p>
    <w:p w:rsidR="008F2C59" w:rsidRPr="008F2C59" w:rsidRDefault="008F2C59" w:rsidP="008F2C59">
      <w:pPr>
        <w:pStyle w:val="aa"/>
        <w:numPr>
          <w:ilvl w:val="0"/>
          <w:numId w:val="9"/>
        </w:numPr>
        <w:rPr>
          <w:shd w:val="clear" w:color="auto" w:fill="F7F7F7"/>
          <w:lang w:val="uk-UA"/>
        </w:rPr>
      </w:pPr>
      <w:r>
        <w:rPr>
          <w:shd w:val="clear" w:color="auto" w:fill="F7F7F7"/>
        </w:rPr>
        <w:t>Create.ejs</w:t>
      </w:r>
    </w:p>
    <w:p w:rsidR="0030376E" w:rsidRPr="0030376E" w:rsidRDefault="0030376E" w:rsidP="0030376E">
      <w:pPr>
        <w:rPr>
          <w:shd w:val="clear" w:color="auto" w:fill="F7F7F7"/>
          <w:lang w:val="ru-RU"/>
        </w:rPr>
      </w:pP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&lt;!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DOCTYPE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html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lang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"en"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charset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"UTF-8"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"viewport"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content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"width=device-width, initial-scale=1.0"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http-equiv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"X-UA-Compatible"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content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"ie=edge"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Document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"POST"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input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"text"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"text"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"submit"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submit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8F2C59" w:rsidRPr="008F2C59" w:rsidRDefault="008F2C59" w:rsidP="008F2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4B6740" w:rsidRDefault="004B6740" w:rsidP="008F2C59">
      <w:pPr>
        <w:rPr>
          <w:shd w:val="clear" w:color="auto" w:fill="F7F7F7"/>
        </w:rPr>
      </w:pPr>
    </w:p>
    <w:p w:rsidR="008F2C59" w:rsidRPr="001B11AC" w:rsidRDefault="008F2C59" w:rsidP="008F2C59">
      <w:pPr>
        <w:pStyle w:val="aa"/>
        <w:numPr>
          <w:ilvl w:val="0"/>
          <w:numId w:val="8"/>
        </w:numPr>
        <w:spacing w:line="360" w:lineRule="auto"/>
        <w:rPr>
          <w:shd w:val="clear" w:color="auto" w:fill="F7F7F7"/>
          <w:lang w:val="ru-RU"/>
          <w:rPrChange w:id="777" w:author="Olga" w:date="2019-04-23T15:28:00Z">
            <w:rPr>
              <w:shd w:val="clear" w:color="auto" w:fill="F7F7F7"/>
            </w:rPr>
          </w:rPrChange>
        </w:rPr>
      </w:pPr>
      <w:r>
        <w:rPr>
          <w:shd w:val="clear" w:color="auto" w:fill="F7F7F7"/>
          <w:lang w:val="ru-RU"/>
        </w:rPr>
        <w:lastRenderedPageBreak/>
        <w:t>Ссылка для обработки</w:t>
      </w:r>
      <w:ins w:id="778" w:author="Olga" w:date="2019-04-23T15:27:00Z">
        <w:r w:rsidR="001B11AC">
          <w:rPr>
            <w:shd w:val="clear" w:color="auto" w:fill="F7F7F7"/>
            <w:lang w:val="ru-RU"/>
          </w:rPr>
          <w:t xml:space="preserve"> в </w:t>
        </w:r>
        <w:r w:rsidR="001B11AC">
          <w:rPr>
            <w:shd w:val="clear" w:color="auto" w:fill="F7F7F7"/>
            <w:lang w:val="uk-UA"/>
          </w:rPr>
          <w:t>in</w:t>
        </w:r>
        <w:r w:rsidR="001B11AC">
          <w:rPr>
            <w:shd w:val="clear" w:color="auto" w:fill="F7F7F7"/>
          </w:rPr>
          <w:t>dex</w:t>
        </w:r>
        <w:r w:rsidR="001B11AC" w:rsidRPr="001B11AC">
          <w:rPr>
            <w:shd w:val="clear" w:color="auto" w:fill="F7F7F7"/>
            <w:lang w:val="ru-RU"/>
            <w:rPrChange w:id="779" w:author="Olga" w:date="2019-04-23T15:28:00Z">
              <w:rPr>
                <w:shd w:val="clear" w:color="auto" w:fill="F7F7F7"/>
              </w:rPr>
            </w:rPrChange>
          </w:rPr>
          <w:t>.</w:t>
        </w:r>
      </w:ins>
      <w:ins w:id="780" w:author="Olga" w:date="2019-04-23T15:28:00Z">
        <w:r w:rsidR="001B11AC">
          <w:rPr>
            <w:shd w:val="clear" w:color="auto" w:fill="F7F7F7"/>
          </w:rPr>
          <w:t>e</w:t>
        </w:r>
      </w:ins>
      <w:ins w:id="781" w:author="Olga" w:date="2019-04-23T15:27:00Z">
        <w:r w:rsidR="001B11AC">
          <w:rPr>
            <w:shd w:val="clear" w:color="auto" w:fill="F7F7F7"/>
          </w:rPr>
          <w:t>js</w:t>
        </w:r>
      </w:ins>
    </w:p>
    <w:p w:rsidR="008F2C59" w:rsidRPr="008F2C59" w:rsidRDefault="008F2C59" w:rsidP="008F2C59">
      <w:pPr>
        <w:pStyle w:val="aa"/>
        <w:numPr>
          <w:ilvl w:val="0"/>
          <w:numId w:val="11"/>
        </w:num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B11AC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82" w:author="Olga" w:date="2019-04-23T15:28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"/create"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8F2C59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add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8F2C59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8F2C59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4B6740" w:rsidRPr="001B11AC" w:rsidRDefault="008F2C59" w:rsidP="008F2C59">
      <w:pPr>
        <w:pStyle w:val="aa"/>
        <w:numPr>
          <w:ilvl w:val="0"/>
          <w:numId w:val="8"/>
        </w:numPr>
        <w:spacing w:line="360" w:lineRule="auto"/>
        <w:rPr>
          <w:shd w:val="clear" w:color="auto" w:fill="F7F7F7"/>
          <w:lang w:val="ru-RU"/>
          <w:rPrChange w:id="783" w:author="Olga" w:date="2019-04-23T15:28:00Z">
            <w:rPr>
              <w:shd w:val="clear" w:color="auto" w:fill="F7F7F7"/>
            </w:rPr>
          </w:rPrChange>
        </w:rPr>
      </w:pPr>
      <w:r w:rsidRPr="001B11AC">
        <w:rPr>
          <w:shd w:val="clear" w:color="auto" w:fill="F7F7F7"/>
          <w:lang w:val="ru-RU"/>
          <w:rPrChange w:id="784" w:author="Olga" w:date="2019-04-23T15:28:00Z">
            <w:rPr>
              <w:shd w:val="clear" w:color="auto" w:fill="F7F7F7"/>
            </w:rPr>
          </w:rPrChange>
        </w:rPr>
        <w:t xml:space="preserve">Пишем </w:t>
      </w:r>
      <w:r>
        <w:rPr>
          <w:shd w:val="clear" w:color="auto" w:fill="F7F7F7"/>
          <w:lang w:val="ru-RU"/>
        </w:rPr>
        <w:t>оброботчик</w:t>
      </w:r>
      <w:r w:rsidR="00D106F5">
        <w:rPr>
          <w:shd w:val="clear" w:color="auto" w:fill="F7F7F7"/>
          <w:lang w:val="ru-RU"/>
        </w:rPr>
        <w:t xml:space="preserve"> для ссылки</w:t>
      </w:r>
      <w:ins w:id="785" w:author="Olga" w:date="2019-04-23T15:28:00Z">
        <w:r w:rsidR="001B11AC" w:rsidRPr="001B11AC">
          <w:rPr>
            <w:shd w:val="clear" w:color="auto" w:fill="F7F7F7"/>
            <w:lang w:val="ru-RU"/>
            <w:rPrChange w:id="786" w:author="Olga" w:date="2019-04-23T15:28:00Z">
              <w:rPr>
                <w:shd w:val="clear" w:color="auto" w:fill="F7F7F7"/>
              </w:rPr>
            </w:rPrChange>
          </w:rPr>
          <w:t xml:space="preserve"> </w:t>
        </w:r>
        <w:r w:rsidR="001B11AC">
          <w:rPr>
            <w:shd w:val="clear" w:color="auto" w:fill="F7F7F7"/>
            <w:lang w:val="ru-RU"/>
          </w:rPr>
          <w:t>в index.js</w:t>
        </w:r>
      </w:ins>
    </w:p>
    <w:p w:rsidR="008F2C59" w:rsidRPr="00954175" w:rsidRDefault="008F2C59" w:rsidP="009068DD">
      <w:pPr>
        <w:pStyle w:val="aa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87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88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.</w:t>
      </w:r>
      <w:r w:rsidRPr="008F2C59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89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(</w:t>
      </w:r>
      <w:r w:rsidRPr="0095417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  <w:rPrChange w:id="790" w:author="Olga" w:date="2019-04-24T15:25:00Z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</w:rPrChange>
        </w:rPr>
        <w:t>'/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</w:t>
      </w:r>
      <w:r w:rsidRPr="0095417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  <w:rPrChange w:id="791" w:author="Olga" w:date="2019-04-24T15:25:00Z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</w:rPrChange>
        </w:rPr>
        <w:t>'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92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, (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93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,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94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) </w:t>
      </w:r>
      <w:r w:rsidRPr="00954175">
        <w:rPr>
          <w:rFonts w:ascii="Consolas" w:eastAsia="Times New Roman" w:hAnsi="Consolas" w:cs="Times New Roman"/>
          <w:color w:val="569CD6"/>
          <w:sz w:val="21"/>
          <w:szCs w:val="21"/>
          <w:lang w:val="ru-RU" w:eastAsia="pl-PL"/>
          <w:rPrChange w:id="795" w:author="Olga" w:date="2019-04-24T15:25:00Z">
            <w:rPr>
              <w:rFonts w:ascii="Consolas" w:eastAsia="Times New Roman" w:hAnsi="Consolas" w:cs="Times New Roman"/>
              <w:color w:val="569CD6"/>
              <w:sz w:val="21"/>
              <w:szCs w:val="21"/>
              <w:lang w:eastAsia="pl-PL"/>
            </w:rPr>
          </w:rPrChange>
        </w:rPr>
        <w:t>=&gt;</w:t>
      </w:r>
      <w:r w:rsidRPr="00954175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  <w:rPrChange w:id="796" w:author="Olga" w:date="2019-04-24T15:25:00Z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</w:rPrChange>
        </w:rPr>
        <w:t xml:space="preserve"> </w:t>
      </w:r>
      <w:r w:rsidRPr="008F2C59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97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.</w:t>
      </w:r>
      <w:r w:rsidRPr="008F2C59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798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(</w:t>
      </w:r>
      <w:r w:rsidRPr="0095417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  <w:rPrChange w:id="799" w:author="Olga" w:date="2019-04-24T15:25:00Z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</w:rPrChange>
        </w:rPr>
        <w:t>'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</w:t>
      </w:r>
      <w:r w:rsidRPr="0095417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  <w:rPrChange w:id="800" w:author="Olga" w:date="2019-04-24T15:25:00Z">
            <w:rPr>
              <w:rFonts w:ascii="Consolas" w:eastAsia="Times New Roman" w:hAnsi="Consolas" w:cs="Times New Roman"/>
              <w:color w:val="CE9178"/>
              <w:sz w:val="21"/>
              <w:szCs w:val="21"/>
              <w:lang w:eastAsia="pl-PL"/>
            </w:rPr>
          </w:rPrChange>
        </w:rPr>
        <w:t>'</w:t>
      </w:r>
      <w:r w:rsidRPr="0095417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801" w:author="Olga" w:date="2019-04-24T15:25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));</w:t>
      </w:r>
    </w:p>
    <w:p w:rsidR="008F2C59" w:rsidRDefault="00D106F5" w:rsidP="008F2C59">
      <w:pPr>
        <w:pStyle w:val="aa"/>
        <w:spacing w:line="360" w:lineRule="auto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D106F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'/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</w:t>
      </w:r>
      <w:r w:rsidRPr="00D106F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D106F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//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то что в браузере</w:t>
      </w:r>
    </w:p>
    <w:p w:rsidR="00D106F5" w:rsidRPr="00D106F5" w:rsidRDefault="00D106F5" w:rsidP="008F2C59">
      <w:pPr>
        <w:pStyle w:val="aa"/>
        <w:spacing w:line="360" w:lineRule="auto"/>
        <w:rPr>
          <w:shd w:val="clear" w:color="auto" w:fill="F7F7F7"/>
          <w:lang w:val="ru-RU"/>
        </w:rPr>
      </w:pPr>
      <w:r w:rsidRPr="008F2C59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D106F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D106F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8F2C59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</w:t>
      </w:r>
      <w:r w:rsidRPr="00D106F5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D106F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))//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обработчик в папке views</w:t>
      </w:r>
      <w:r w:rsidRPr="00D106F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шаблон</w:t>
      </w:r>
      <w:r w:rsidRPr="00D106F5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)</w:t>
      </w:r>
    </w:p>
    <w:p w:rsidR="00D106F5" w:rsidRPr="00954175" w:rsidRDefault="00D106F5" w:rsidP="00D106F5">
      <w:pPr>
        <w:pStyle w:val="ab"/>
        <w:rPr>
          <w:ins w:id="802" w:author="Olga" w:date="2019-04-23T15:30:00Z"/>
          <w:lang w:val="ru-RU"/>
          <w:rPrChange w:id="803" w:author="Olga" w:date="2019-04-24T15:25:00Z">
            <w:rPr>
              <w:ins w:id="804" w:author="Olga" w:date="2019-04-23T15:30:00Z"/>
            </w:rPr>
          </w:rPrChange>
        </w:rPr>
      </w:pPr>
      <w:r w:rsidRPr="00954175">
        <w:rPr>
          <w:lang w:val="ru-RU"/>
          <w:rPrChange w:id="805" w:author="Olga" w:date="2019-04-24T15:25:00Z">
            <w:rPr/>
          </w:rPrChange>
        </w:rPr>
        <w:t xml:space="preserve">Пишем оброботчик для </w:t>
      </w:r>
      <w:r w:rsidRPr="00D106F5">
        <w:t>POST</w:t>
      </w:r>
      <w:r w:rsidRPr="00954175">
        <w:rPr>
          <w:lang w:val="ru-RU"/>
          <w:rPrChange w:id="806" w:author="Olga" w:date="2019-04-24T15:25:00Z">
            <w:rPr/>
          </w:rPrChange>
        </w:rPr>
        <w:t xml:space="preserve"> запроса</w:t>
      </w:r>
    </w:p>
    <w:p w:rsidR="001B11AC" w:rsidRPr="00954175" w:rsidRDefault="001B11AC">
      <w:pPr>
        <w:rPr>
          <w:ins w:id="807" w:author="Olga" w:date="2019-04-23T15:30:00Z"/>
          <w:rFonts w:ascii="Black Tie Display SSi CY" w:hAnsi="Black Tie Display SSi CY"/>
          <w:lang w:val="ru-RU"/>
          <w:rPrChange w:id="808" w:author="Olga" w:date="2019-04-24T15:25:00Z">
            <w:rPr>
              <w:ins w:id="809" w:author="Olga" w:date="2019-04-23T15:30:00Z"/>
            </w:rPr>
          </w:rPrChange>
        </w:rPr>
        <w:pPrChange w:id="810" w:author="Olga" w:date="2019-04-23T15:30:00Z">
          <w:pPr>
            <w:pStyle w:val="ab"/>
          </w:pPr>
        </w:pPrChange>
      </w:pPr>
      <w:ins w:id="811" w:author="Olga" w:date="2019-04-23T15:30:00Z">
        <w:r w:rsidRPr="001B11AC">
          <w:rPr>
            <w:rFonts w:ascii="Black Tie Display SSi CY" w:hAnsi="Black Tie Display SSi CY"/>
            <w:highlight w:val="yellow"/>
            <w:rPrChange w:id="812" w:author="Olga" w:date="2019-04-23T15:35:00Z">
              <w:rPr/>
            </w:rPrChange>
          </w:rPr>
          <w:t>Post</w:t>
        </w:r>
        <w:r w:rsidRPr="00954175">
          <w:rPr>
            <w:rFonts w:ascii="Black Tie Display SSi CY" w:hAnsi="Black Tie Display SSi CY"/>
            <w:highlight w:val="yellow"/>
            <w:lang w:val="ru-RU"/>
            <w:rPrChange w:id="813" w:author="Olga" w:date="2019-04-24T15:25:00Z">
              <w:rPr/>
            </w:rPrChange>
          </w:rPr>
          <w:t>-обьект</w:t>
        </w:r>
      </w:ins>
    </w:p>
    <w:p w:rsidR="001B11AC" w:rsidRPr="001B11AC" w:rsidRDefault="001B11AC">
      <w:pPr>
        <w:rPr>
          <w:lang w:val="ru-RU"/>
          <w:rPrChange w:id="814" w:author="Olga" w:date="2019-04-23T15:30:00Z">
            <w:rPr/>
          </w:rPrChange>
        </w:rPr>
        <w:pPrChange w:id="815" w:author="Olga" w:date="2019-04-23T15:30:00Z">
          <w:pPr>
            <w:pStyle w:val="ab"/>
          </w:pPr>
        </w:pPrChange>
      </w:pPr>
    </w:p>
    <w:p w:rsidR="00D106F5" w:rsidRDefault="00D106F5" w:rsidP="00D106F5">
      <w:pPr>
        <w:pStyle w:val="aa"/>
        <w:numPr>
          <w:ilvl w:val="0"/>
          <w:numId w:val="13"/>
        </w:numPr>
        <w:rPr>
          <w:lang w:val="uk-UA"/>
        </w:rPr>
      </w:pPr>
      <w:r>
        <w:rPr>
          <w:lang w:val="uk-UA"/>
        </w:rPr>
        <w:t xml:space="preserve">Установка </w:t>
      </w:r>
      <w:r w:rsidRPr="001B11AC">
        <w:rPr>
          <w:b/>
          <w:highlight w:val="yellow"/>
          <w:lang w:val="uk-UA"/>
          <w:rPrChange w:id="816" w:author="Olga" w:date="2019-04-23T15:35:00Z">
            <w:rPr>
              <w:lang w:val="uk-UA"/>
            </w:rPr>
          </w:rPrChange>
        </w:rPr>
        <w:t>body-parser</w:t>
      </w:r>
    </w:p>
    <w:p w:rsidR="00D106F5" w:rsidRPr="008E5ABD" w:rsidRDefault="00D106F5" w:rsidP="00D106F5">
      <w:pPr>
        <w:pStyle w:val="aa"/>
        <w:rPr>
          <w:rFonts w:ascii="Courier New" w:hAnsi="Courier New" w:cs="Courier New"/>
          <w:color w:val="4472C4" w:themeColor="accent5"/>
          <w:shd w:val="clear" w:color="auto" w:fill="F7F7F7"/>
          <w:rPrChange w:id="817" w:author="Olga" w:date="2019-04-30T20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 w:rsidRPr="008E5ABD">
        <w:rPr>
          <w:rFonts w:ascii="Courier New" w:hAnsi="Courier New" w:cs="Courier New"/>
          <w:color w:val="4472C4" w:themeColor="accent5"/>
          <w:shd w:val="clear" w:color="auto" w:fill="F7F7F7"/>
          <w:rPrChange w:id="818" w:author="Olga" w:date="2019-04-30T20:17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npm install body-parser</w:t>
      </w:r>
    </w:p>
    <w:p w:rsidR="00D106F5" w:rsidRPr="007651C3" w:rsidRDefault="00D106F5" w:rsidP="00D106F5">
      <w:pPr>
        <w:pStyle w:val="aa"/>
        <w:numPr>
          <w:ilvl w:val="0"/>
          <w:numId w:val="13"/>
        </w:numPr>
        <w:rPr>
          <w:lang w:val="uk-UA"/>
        </w:rPr>
      </w:pPr>
      <w:r>
        <w:rPr>
          <w:lang w:val="ru-RU"/>
        </w:rPr>
        <w:t>Подключаем его</w:t>
      </w:r>
    </w:p>
    <w:p w:rsidR="007651C3" w:rsidRPr="00D106F5" w:rsidRDefault="007651C3" w:rsidP="007651C3">
      <w:pPr>
        <w:pStyle w:val="aa"/>
        <w:numPr>
          <w:ilvl w:val="0"/>
          <w:numId w:val="14"/>
        </w:numPr>
        <w:rPr>
          <w:lang w:val="uk-UA"/>
        </w:rPr>
      </w:pPr>
      <w:r>
        <w:rPr>
          <w:rStyle w:val="storage"/>
          <w:rFonts w:ascii="Courier New" w:hAnsi="Courier New" w:cs="Courier New"/>
          <w:color w:val="222222"/>
          <w:shd w:val="clear" w:color="auto" w:fill="F7F7F7"/>
        </w:rPr>
        <w:t>var</w:t>
      </w:r>
      <w:r>
        <w:rPr>
          <w:rFonts w:ascii="Courier New" w:hAnsi="Courier New" w:cs="Courier New"/>
          <w:color w:val="000000"/>
          <w:shd w:val="clear" w:color="auto" w:fill="F7F7F7"/>
        </w:rPr>
        <w:t> bodyParser </w:t>
      </w:r>
      <w:r>
        <w:rPr>
          <w:rStyle w:val="keyword"/>
          <w:rFonts w:ascii="Courier New" w:hAnsi="Courier New" w:cs="Courier New"/>
          <w:b/>
          <w:bCs/>
          <w:color w:val="222222"/>
          <w:shd w:val="clear" w:color="auto" w:fill="F7F7F7"/>
        </w:rPr>
        <w:t>=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support"/>
          <w:color w:val="445588"/>
          <w:shd w:val="clear" w:color="auto" w:fill="F7F7F7"/>
        </w:rPr>
        <w:t>require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(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body-parser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)</w:t>
      </w:r>
    </w:p>
    <w:p w:rsidR="00D106F5" w:rsidRPr="007651C3" w:rsidRDefault="007651C3" w:rsidP="007651C3">
      <w:pPr>
        <w:pStyle w:val="aa"/>
        <w:numPr>
          <w:ilvl w:val="0"/>
          <w:numId w:val="13"/>
        </w:numPr>
        <w:spacing w:line="360" w:lineRule="auto"/>
        <w:rPr>
          <w:shd w:val="clear" w:color="auto" w:fill="F7F7F7"/>
        </w:rPr>
      </w:pPr>
      <w:r>
        <w:rPr>
          <w:shd w:val="clear" w:color="auto" w:fill="F7F7F7"/>
        </w:rPr>
        <w:t>Ука</w:t>
      </w:r>
      <w:r>
        <w:rPr>
          <w:shd w:val="clear" w:color="auto" w:fill="F7F7F7"/>
          <w:lang w:val="ru-RU"/>
        </w:rPr>
        <w:t>жем его использование приложением</w:t>
      </w:r>
    </w:p>
    <w:p w:rsidR="007651C3" w:rsidRPr="007651C3" w:rsidRDefault="007651C3" w:rsidP="00074A68">
      <w:pPr>
        <w:pStyle w:val="aa"/>
        <w:numPr>
          <w:ilvl w:val="0"/>
          <w:numId w:val="1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7651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7651C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7651C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7651C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urlencoded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  <w:r w:rsidRPr="007651C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extended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7651C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r w:rsidRPr="007651C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4B6740" w:rsidRPr="007651C3" w:rsidRDefault="004B6740" w:rsidP="00D106F5">
      <w:pPr>
        <w:pStyle w:val="aa"/>
        <w:rPr>
          <w:shd w:val="clear" w:color="auto" w:fill="F7F7F7"/>
        </w:rPr>
      </w:pPr>
    </w:p>
    <w:p w:rsidR="004B6740" w:rsidRPr="00CC536D" w:rsidRDefault="00CC536D" w:rsidP="00CC536D">
      <w:pPr>
        <w:pStyle w:val="aa"/>
        <w:numPr>
          <w:ilvl w:val="0"/>
          <w:numId w:val="13"/>
        </w:numPr>
        <w:rPr>
          <w:shd w:val="clear" w:color="auto" w:fill="F7F7F7"/>
        </w:rPr>
      </w:pPr>
      <w:r>
        <w:rPr>
          <w:shd w:val="clear" w:color="auto" w:fill="F7F7F7"/>
          <w:lang w:val="ru-RU"/>
        </w:rPr>
        <w:t>Обработчик</w:t>
      </w:r>
    </w:p>
    <w:p w:rsidR="00CC536D" w:rsidRPr="00CC536D" w:rsidRDefault="00CC536D" w:rsidP="00CC536D">
      <w:pPr>
        <w:pStyle w:val="aa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C53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CC536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C536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CC53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C53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CC536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CC536D" w:rsidRPr="00CC536D" w:rsidRDefault="00CC536D" w:rsidP="00CC536D">
      <w:pPr>
        <w:pStyle w:val="aa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CC536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CC536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C53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CC536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CC536D" w:rsidRPr="00CC536D" w:rsidRDefault="00CC536D" w:rsidP="00CC536D">
      <w:pPr>
        <w:pStyle w:val="aa"/>
        <w:numPr>
          <w:ilvl w:val="0"/>
          <w:numId w:val="1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C536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CC536D" w:rsidRPr="00CC536D" w:rsidRDefault="00CC536D" w:rsidP="00CC536D">
      <w:pPr>
        <w:pStyle w:val="aa"/>
        <w:rPr>
          <w:shd w:val="clear" w:color="auto" w:fill="F7F7F7"/>
        </w:rPr>
      </w:pPr>
    </w:p>
    <w:p w:rsidR="004B6740" w:rsidRPr="000C57DD" w:rsidRDefault="000C57DD" w:rsidP="000C57DD">
      <w:pPr>
        <w:pStyle w:val="aa"/>
        <w:numPr>
          <w:ilvl w:val="0"/>
          <w:numId w:val="18"/>
        </w:numPr>
        <w:rPr>
          <w:shd w:val="clear" w:color="auto" w:fill="F7F7F7"/>
        </w:rPr>
      </w:pPr>
      <w:r>
        <w:rPr>
          <w:shd w:val="clear" w:color="auto" w:fill="F7F7F7"/>
          <w:lang w:val="ru-RU"/>
        </w:rPr>
        <w:t xml:space="preserve">Вместо </w:t>
      </w:r>
      <w:r>
        <w:rPr>
          <w:shd w:val="clear" w:color="auto" w:fill="F7F7F7"/>
        </w:rPr>
        <w:t xml:space="preserve">data </w:t>
      </w:r>
      <w:r>
        <w:rPr>
          <w:shd w:val="clear" w:color="auto" w:fill="F7F7F7"/>
          <w:lang w:val="ru-RU"/>
        </w:rPr>
        <w:t>создадим массив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express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'express'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C57D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3000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'body-parser'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'view engine'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'ejs'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urlencoded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({ 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extended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}));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</w:pPr>
      <w:r w:rsidRPr="000C57DD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l-PL"/>
        </w:rPr>
        <w:t>const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arr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 = [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'music'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'sun'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'bird'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];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{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arr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: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arr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}));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'create'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0C57D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numPr>
          <w:ilvl w:val="0"/>
          <w:numId w:val="1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57D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C57D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`Example app listening on port ${</w:t>
      </w:r>
      <w:r w:rsidRPr="000C57D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0C57D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}!`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0C57DD" w:rsidRPr="000C57DD" w:rsidRDefault="000C57DD" w:rsidP="000C57DD">
      <w:pPr>
        <w:pStyle w:val="a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57DD" w:rsidRPr="000C57DD" w:rsidRDefault="000C57DD" w:rsidP="000C57DD">
      <w:pPr>
        <w:pStyle w:val="aa"/>
        <w:rPr>
          <w:shd w:val="clear" w:color="auto" w:fill="F7F7F7"/>
        </w:rPr>
      </w:pPr>
    </w:p>
    <w:p w:rsidR="004B6740" w:rsidRPr="000C57DD" w:rsidRDefault="000C57DD" w:rsidP="000C57DD">
      <w:pPr>
        <w:pStyle w:val="aa"/>
        <w:numPr>
          <w:ilvl w:val="0"/>
          <w:numId w:val="18"/>
        </w:numPr>
        <w:rPr>
          <w:shd w:val="clear" w:color="auto" w:fill="F7F7F7"/>
          <w:lang w:val="ru-RU"/>
        </w:rPr>
      </w:pPr>
      <w:r w:rsidRPr="000C57DD">
        <w:rPr>
          <w:shd w:val="clear" w:color="auto" w:fill="F7F7F7"/>
          <w:lang w:val="ru-RU"/>
        </w:rPr>
        <w:t xml:space="preserve">Делаем литератор для </w:t>
      </w:r>
      <w:r>
        <w:rPr>
          <w:shd w:val="clear" w:color="auto" w:fill="F7F7F7"/>
          <w:lang w:val="ru-RU"/>
        </w:rPr>
        <w:t>массива в шаблоне</w:t>
      </w:r>
    </w:p>
    <w:p w:rsidR="000C57DD" w:rsidRPr="000C57DD" w:rsidRDefault="000C57DD" w:rsidP="000C57DD">
      <w:pPr>
        <w:pStyle w:val="aa"/>
        <w:numPr>
          <w:ilvl w:val="0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0C57DD" w:rsidRPr="000C57DD" w:rsidRDefault="000C57DD" w:rsidP="000C57DD">
      <w:pPr>
        <w:pStyle w:val="aa"/>
        <w:numPr>
          <w:ilvl w:val="0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0C57DD">
        <w:rPr>
          <w:rFonts w:ascii="Consolas" w:eastAsia="Times New Roman" w:hAnsi="Consolas" w:cs="Times New Roman"/>
          <w:color w:val="F44747"/>
          <w:sz w:val="21"/>
          <w:szCs w:val="21"/>
          <w:lang w:eastAsia="pl-PL"/>
        </w:rPr>
        <w:t>&lt;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% </w:t>
      </w:r>
      <w:r w:rsidRPr="00F57CD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arr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.forEach(function(item){ %&gt;</w:t>
      </w:r>
    </w:p>
    <w:p w:rsidR="000C57DD" w:rsidRPr="000C57DD" w:rsidRDefault="000C57DD" w:rsidP="000C57DD">
      <w:pPr>
        <w:pStyle w:val="aa"/>
        <w:numPr>
          <w:ilvl w:val="0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0C57DD">
        <w:rPr>
          <w:rFonts w:ascii="Consolas" w:eastAsia="Times New Roman" w:hAnsi="Consolas" w:cs="Times New Roman"/>
          <w:color w:val="F44747"/>
          <w:sz w:val="21"/>
          <w:szCs w:val="21"/>
          <w:lang w:eastAsia="pl-PL"/>
        </w:rPr>
        <w:t>&lt;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%=item%&gt;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0C57DD" w:rsidRPr="000C57DD" w:rsidRDefault="000C57DD" w:rsidP="000C57DD">
      <w:pPr>
        <w:pStyle w:val="aa"/>
        <w:numPr>
          <w:ilvl w:val="0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0C57DD">
        <w:rPr>
          <w:rFonts w:ascii="Consolas" w:eastAsia="Times New Roman" w:hAnsi="Consolas" w:cs="Times New Roman"/>
          <w:color w:val="F44747"/>
          <w:sz w:val="21"/>
          <w:szCs w:val="21"/>
          <w:lang w:eastAsia="pl-PL"/>
        </w:rPr>
        <w:t>&lt;</w:t>
      </w: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% }); %&gt;</w:t>
      </w:r>
    </w:p>
    <w:p w:rsidR="000C57DD" w:rsidRPr="000C57DD" w:rsidRDefault="000C57DD" w:rsidP="000C57DD">
      <w:pPr>
        <w:pStyle w:val="aa"/>
        <w:numPr>
          <w:ilvl w:val="0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57D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0C57D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0C57D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4B6740" w:rsidRDefault="004B6740" w:rsidP="000C57DD">
      <w:pPr>
        <w:rPr>
          <w:shd w:val="clear" w:color="auto" w:fill="F7F7F7"/>
          <w:lang w:val="ru-RU"/>
        </w:rPr>
      </w:pPr>
    </w:p>
    <w:p w:rsidR="008C1966" w:rsidRDefault="008C1966" w:rsidP="000C57DD">
      <w:pPr>
        <w:rPr>
          <w:shd w:val="clear" w:color="auto" w:fill="F7F7F7"/>
          <w:lang w:val="ru-RU"/>
        </w:rPr>
      </w:pPr>
    </w:p>
    <w:p w:rsidR="008C1966" w:rsidRDefault="008C1966" w:rsidP="000C57DD">
      <w:pPr>
        <w:rPr>
          <w:shd w:val="clear" w:color="auto" w:fill="F7F7F7"/>
          <w:lang w:val="ru-RU"/>
        </w:rPr>
      </w:pPr>
    </w:p>
    <w:p w:rsidR="008C1966" w:rsidRPr="008C1966" w:rsidRDefault="008C1966" w:rsidP="000C57DD">
      <w:pPr>
        <w:rPr>
          <w:shd w:val="clear" w:color="auto" w:fill="F7F7F7"/>
        </w:rPr>
      </w:pPr>
    </w:p>
    <w:p w:rsidR="004B6740" w:rsidRPr="004D3150" w:rsidRDefault="008C1966" w:rsidP="008E5ABD">
      <w:pPr>
        <w:pStyle w:val="2"/>
        <w:rPr>
          <w:rFonts w:ascii="Bernhard Light TYGRA" w:hAnsi="Bernhard Light TYGRA"/>
          <w:b/>
          <w:color w:val="70AD47" w:themeColor="accent6"/>
          <w:sz w:val="48"/>
          <w:szCs w:val="48"/>
          <w:shd w:val="clear" w:color="auto" w:fill="F7F7F7"/>
          <w:lang w:val="ru-RU"/>
          <w:rPrChange w:id="819" w:author="Olga" w:date="2019-04-30T20:22:00Z">
            <w:rPr>
              <w:shd w:val="clear" w:color="auto" w:fill="F7F7F7"/>
              <w:lang w:val="ru-RU"/>
            </w:rPr>
          </w:rPrChange>
        </w:rPr>
        <w:pPrChange w:id="820" w:author="Olga" w:date="2019-04-30T20:22:00Z">
          <w:pPr>
            <w:jc w:val="center"/>
          </w:pPr>
        </w:pPrChange>
      </w:pPr>
      <w:r w:rsidRPr="004D3150">
        <w:rPr>
          <w:rFonts w:ascii="Bernhard Light TYGRA" w:hAnsi="Bernhard Light TYGRA"/>
          <w:b/>
          <w:color w:val="70AD47" w:themeColor="accent6"/>
          <w:sz w:val="48"/>
          <w:szCs w:val="48"/>
          <w:shd w:val="clear" w:color="auto" w:fill="F7F7F7"/>
          <w:lang w:val="ru-RU"/>
          <w:rPrChange w:id="821" w:author="Olga" w:date="2019-04-30T20:22:00Z">
            <w:rPr>
              <w:shd w:val="clear" w:color="auto" w:fill="F7F7F7"/>
              <w:lang w:val="ru-RU"/>
            </w:rPr>
          </w:rPrChange>
        </w:rPr>
        <w:t>Добавление элемента в массив через форму</w:t>
      </w:r>
    </w:p>
    <w:p w:rsidR="008C1966" w:rsidRPr="008C1966" w:rsidRDefault="008C1966" w:rsidP="008C1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8C1966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'/</w:t>
      </w:r>
      <w:r w:rsidRPr="008C1966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</w:t>
      </w:r>
      <w:r w:rsidRPr="008C1966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, (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, 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) </w:t>
      </w:r>
      <w:r w:rsidRPr="008C1966">
        <w:rPr>
          <w:rFonts w:ascii="Consolas" w:eastAsia="Times New Roman" w:hAnsi="Consolas" w:cs="Times New Roman"/>
          <w:color w:val="569CD6"/>
          <w:sz w:val="21"/>
          <w:szCs w:val="21"/>
          <w:lang w:val="ru-RU" w:eastAsia="pl-PL"/>
        </w:rPr>
        <w:t>=&gt;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{</w:t>
      </w:r>
    </w:p>
    <w:p w:rsidR="008C1966" w:rsidRPr="008C1966" w:rsidRDefault="008C1966" w:rsidP="008C1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</w:rPr>
        <w:t xml:space="preserve">    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arr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pl-PL"/>
        </w:rPr>
        <w:t>push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ru-RU" w:eastAsia="pl-PL"/>
        </w:rPr>
        <w:t>(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req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body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text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val="ru-RU" w:eastAsia="pl-PL"/>
        </w:rPr>
        <w:t>);</w:t>
      </w:r>
    </w:p>
    <w:p w:rsidR="008C1966" w:rsidRPr="008C1966" w:rsidRDefault="008C1966" w:rsidP="008C1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</w:rPr>
        <w:t xml:space="preserve">    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8C1966">
        <w:rPr>
          <w:rFonts w:ascii="Consolas" w:eastAsia="Times New Roman" w:hAnsi="Consolas" w:cs="Times New Roman"/>
          <w:color w:val="CE9178"/>
          <w:sz w:val="21"/>
          <w:szCs w:val="21"/>
          <w:lang w:val="ru-RU" w:eastAsia="pl-PL"/>
        </w:rPr>
        <w:t>'/'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)</w:t>
      </w:r>
    </w:p>
    <w:p w:rsidR="008C1966" w:rsidRPr="008C1966" w:rsidRDefault="008C1966" w:rsidP="008C1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   </w:t>
      </w:r>
      <w:r w:rsidRPr="008C1966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(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8C196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);</w:t>
      </w:r>
    </w:p>
    <w:p w:rsidR="008C1966" w:rsidRPr="008C1966" w:rsidRDefault="008C1966" w:rsidP="008C19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8C1966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});</w:t>
      </w:r>
    </w:p>
    <w:p w:rsidR="004B6740" w:rsidRDefault="004B6740" w:rsidP="008C1966">
      <w:pPr>
        <w:rPr>
          <w:ins w:id="822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3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4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5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6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7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8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29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0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1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2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3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4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5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6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7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8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39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0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1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2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3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4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5" w:author="Olga" w:date="2019-04-23T15:38:00Z"/>
          <w:shd w:val="clear" w:color="auto" w:fill="F7F7F7"/>
          <w:lang w:val="ru-RU"/>
        </w:rPr>
      </w:pPr>
    </w:p>
    <w:p w:rsidR="007102BB" w:rsidRDefault="007102BB" w:rsidP="008C1966">
      <w:pPr>
        <w:rPr>
          <w:ins w:id="846" w:author="Olga" w:date="2019-04-23T15:38:00Z"/>
          <w:shd w:val="clear" w:color="auto" w:fill="F7F7F7"/>
          <w:lang w:val="ru-RU"/>
        </w:rPr>
      </w:pPr>
    </w:p>
    <w:p w:rsidR="007102BB" w:rsidRPr="000C57DD" w:rsidRDefault="007102BB" w:rsidP="008C1966">
      <w:pPr>
        <w:rPr>
          <w:shd w:val="clear" w:color="auto" w:fill="F7F7F7"/>
          <w:lang w:val="ru-RU"/>
        </w:rPr>
      </w:pPr>
    </w:p>
    <w:p w:rsidR="004B6740" w:rsidRPr="00D50C6E" w:rsidDel="00D0267A" w:rsidRDefault="00B17B82" w:rsidP="00B17B82">
      <w:pPr>
        <w:rPr>
          <w:moveFrom w:id="847" w:author="Olga" w:date="2019-04-07T20:05:00Z"/>
          <w:shd w:val="clear" w:color="auto" w:fill="F7F7F7"/>
          <w:lang w:val="ru-RU"/>
        </w:rPr>
      </w:pPr>
      <w:moveFromRangeStart w:id="848" w:author="Olga" w:date="2019-04-07T20:05:00Z" w:name="move5559935"/>
      <w:moveFrom w:id="849" w:author="Olga" w:date="2019-04-07T20:05:00Z">
        <w:r w:rsidRPr="00D50C6E" w:rsidDel="00D0267A">
          <w:rPr>
            <w:shd w:val="clear" w:color="auto" w:fill="F7F7F7"/>
            <w:lang w:val="ru-RU"/>
          </w:rPr>
          <w:t xml:space="preserve">Установить плагин </w:t>
        </w:r>
        <w:r w:rsidDel="00D0267A">
          <w:rPr>
            <w:shd w:val="clear" w:color="auto" w:fill="F7F7F7"/>
          </w:rPr>
          <w:t>PRETTIER</w:t>
        </w:r>
      </w:moveFrom>
    </w:p>
    <w:p w:rsidR="00B17B82" w:rsidDel="00D0267A" w:rsidRDefault="00B17B82" w:rsidP="00B17B82">
      <w:pPr>
        <w:rPr>
          <w:moveFrom w:id="850" w:author="Olga" w:date="2019-04-07T20:05:00Z"/>
          <w:shd w:val="clear" w:color="auto" w:fill="F7F7F7"/>
          <w:lang w:val="ru-RU"/>
        </w:rPr>
      </w:pPr>
      <w:moveFrom w:id="851" w:author="Olga" w:date="2019-04-07T20:05:00Z">
        <w:r w:rsidDel="00D0267A">
          <w:rPr>
            <w:shd w:val="clear" w:color="auto" w:fill="F7F7F7"/>
            <w:lang w:val="ru-RU"/>
          </w:rPr>
          <w:t>Настройки</w:t>
        </w:r>
      </w:moveFrom>
    </w:p>
    <w:p w:rsidR="00D50C6E" w:rsidRPr="00D50C6E" w:rsidDel="00D0267A" w:rsidRDefault="00D50C6E" w:rsidP="00D50C6E">
      <w:pPr>
        <w:shd w:val="clear" w:color="auto" w:fill="1E1E1E"/>
        <w:spacing w:after="0" w:line="285" w:lineRule="atLeast"/>
        <w:rPr>
          <w:moveFrom w:id="852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53" w:author="Olga" w:date="2019-04-07T20:05:00Z">
        <w:r w:rsidRPr="00D50C6E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D50C6E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editor</w:t>
        </w:r>
        <w:r w:rsidRPr="00D50C6E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.</w:t>
        </w:r>
        <w:r w:rsidRPr="00D50C6E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formatOnSave</w:t>
        </w:r>
        <w:r w:rsidRPr="00D50C6E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D50C6E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: </w:t>
        </w:r>
        <w:r w:rsidRPr="00D50C6E" w:rsidDel="00D0267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moveFrom>
    </w:p>
    <w:p w:rsidR="00B17B82" w:rsidDel="00D0267A" w:rsidRDefault="00D50C6E" w:rsidP="00B17B82">
      <w:pPr>
        <w:rPr>
          <w:moveFrom w:id="854" w:author="Olga" w:date="2019-04-07T20:05:00Z"/>
          <w:shd w:val="clear" w:color="auto" w:fill="F7F7F7"/>
          <w:lang w:val="ru-RU"/>
        </w:rPr>
      </w:pPr>
      <w:moveFrom w:id="855" w:author="Olga" w:date="2019-04-07T20:05:00Z">
        <w:r w:rsidDel="00D0267A">
          <w:rPr>
            <w:shd w:val="clear" w:color="auto" w:fill="F7F7F7"/>
            <w:lang w:val="ru-RU"/>
          </w:rPr>
          <w:t>Чтобы не было конфликтов установим плагин</w:t>
        </w:r>
      </w:moveFrom>
    </w:p>
    <w:p w:rsidR="00D50C6E" w:rsidRPr="00D50C6E" w:rsidDel="00D0267A" w:rsidRDefault="00D50C6E" w:rsidP="00D50C6E">
      <w:pPr>
        <w:pStyle w:val="HTML"/>
        <w:shd w:val="clear" w:color="auto" w:fill="F7F7F7"/>
        <w:spacing w:after="360" w:line="360" w:lineRule="atLeast"/>
        <w:rPr>
          <w:moveFrom w:id="856" w:author="Olga" w:date="2019-04-07T20:05:00Z"/>
          <w:rStyle w:val="HTML1"/>
          <w:rFonts w:ascii="Consolas" w:hAnsi="Consolas"/>
          <w:color w:val="333333"/>
          <w:shd w:val="clear" w:color="auto" w:fill="F7F7F7"/>
          <w:lang w:val="ru-RU"/>
        </w:rPr>
      </w:pPr>
      <w:moveFrom w:id="857" w:author="Olga" w:date="2019-04-07T20:05:00Z"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npm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 xml:space="preserve"> 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install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 xml:space="preserve"> --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save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>-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dev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 xml:space="preserve"> 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eslint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>-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config</w:t>
        </w:r>
        <w:r w:rsidRPr="00D50C6E" w:rsidDel="00D0267A">
          <w:rPr>
            <w:rStyle w:val="HTML1"/>
            <w:rFonts w:ascii="Consolas" w:hAnsi="Consolas"/>
            <w:color w:val="333333"/>
            <w:shd w:val="clear" w:color="auto" w:fill="F7F7F7"/>
            <w:lang w:val="ru-RU"/>
          </w:rPr>
          <w:t>-</w:t>
        </w:r>
        <w:r w:rsidDel="00D0267A">
          <w:rPr>
            <w:rStyle w:val="HTML1"/>
            <w:rFonts w:ascii="Consolas" w:hAnsi="Consolas"/>
            <w:color w:val="333333"/>
            <w:shd w:val="clear" w:color="auto" w:fill="F7F7F7"/>
          </w:rPr>
          <w:t>prettier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58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59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{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60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61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plugins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node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62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63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extends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eslint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: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recommended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plugin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: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node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/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recommended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prettier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64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65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rules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{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66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moveFrom w:id="867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node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/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exports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-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style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error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module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.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exports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</w:rPr>
          <w:t>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68" w:author="Olga" w:date="2019-04-07T20:0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moveFrom w:id="869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"node/prefer-global/buffer"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"error"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"always"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70" w:author="Olga" w:date="2019-04-07T20:0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moveFrom w:id="871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"node/prefer-global/console"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"error"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"always"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72" w:author="Olga" w:date="2019-04-07T20:0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moveFrom w:id="873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"node/prefer-global/process"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"error"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"always"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74" w:author="Olga" w:date="2019-04-07T20:0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moveFrom w:id="875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"node/prefer-global/url-search-params"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"error"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"always"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</w:t>
        </w:r>
      </w:moveFrom>
    </w:p>
    <w:p w:rsidR="00786419" w:rsidRPr="00786419" w:rsidDel="00D0267A" w:rsidRDefault="00786419" w:rsidP="00786419">
      <w:pPr>
        <w:shd w:val="clear" w:color="auto" w:fill="1E1E1E"/>
        <w:spacing w:after="0" w:line="285" w:lineRule="atLeast"/>
        <w:rPr>
          <w:moveFrom w:id="876" w:author="Olga" w:date="2019-04-07T20:0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moveFrom w:id="877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"node/prefer-global/url"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[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"error"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786419" w:rsidDel="00D0267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"always"</w:t>
        </w:r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</w:t>
        </w:r>
      </w:moveFrom>
    </w:p>
    <w:p w:rsidR="00786419" w:rsidRPr="00FD4AEC" w:rsidDel="00D0267A" w:rsidRDefault="00786419" w:rsidP="00786419">
      <w:pPr>
        <w:shd w:val="clear" w:color="auto" w:fill="1E1E1E"/>
        <w:spacing w:after="0" w:line="285" w:lineRule="atLeast"/>
        <w:rPr>
          <w:moveFrom w:id="878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879" w:author="Olga" w:date="2019-04-05T18:59:00Z">
            <w:rPr>
              <w:moveFrom w:id="880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From w:id="881" w:author="Olga" w:date="2019-04-07T20:05:00Z">
        <w:r w:rsidRPr="00786419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FD4AEC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882" w:author="Olga" w:date="2019-04-05T18:59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no</w:t>
        </w:r>
        <w:r w:rsidRPr="00FD4AEC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883" w:author="Olga" w:date="2019-04-05T18:59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-</w:t>
        </w:r>
        <w:r w:rsidRPr="00786419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console</w:t>
        </w:r>
        <w:r w:rsidRPr="00FD4AEC" w:rsidDel="00D0267A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884" w:author="Olga" w:date="2019-04-05T18:59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FD4AEC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885" w:author="Olga" w:date="2019-04-05T18:5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: </w:t>
        </w:r>
        <w:r w:rsidRPr="00FD4AEC" w:rsidDel="00D0267A">
          <w:rPr>
            <w:rFonts w:ascii="Consolas" w:eastAsia="Times New Roman" w:hAnsi="Consolas" w:cs="Times New Roman"/>
            <w:color w:val="B5CEA8"/>
            <w:sz w:val="21"/>
            <w:szCs w:val="21"/>
            <w:lang w:val="ru-RU" w:eastAsia="pl-PL"/>
            <w:rPrChange w:id="886" w:author="Olga" w:date="2019-04-05T18:59:00Z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l-PL"/>
              </w:rPr>
            </w:rPrChange>
          </w:rPr>
          <w:t>0</w:t>
        </w:r>
      </w:moveFrom>
    </w:p>
    <w:p w:rsidR="00786419" w:rsidRPr="00FD4AEC" w:rsidDel="00D0267A" w:rsidRDefault="00786419" w:rsidP="00786419">
      <w:pPr>
        <w:shd w:val="clear" w:color="auto" w:fill="1E1E1E"/>
        <w:spacing w:after="0" w:line="285" w:lineRule="atLeast"/>
        <w:rPr>
          <w:moveFrom w:id="887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888" w:author="Olga" w:date="2019-04-05T18:59:00Z">
            <w:rPr>
              <w:moveFrom w:id="889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From w:id="890" w:author="Olga" w:date="2019-04-07T20:05:00Z">
        <w:r w:rsidRPr="00FD4AEC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891" w:author="Olga" w:date="2019-04-05T18:5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}</w:t>
        </w:r>
      </w:moveFrom>
    </w:p>
    <w:p w:rsidR="00786419" w:rsidRPr="00FD4AEC" w:rsidDel="00D0267A" w:rsidRDefault="00786419" w:rsidP="00786419">
      <w:pPr>
        <w:shd w:val="clear" w:color="auto" w:fill="1E1E1E"/>
        <w:spacing w:after="0" w:line="285" w:lineRule="atLeast"/>
        <w:rPr>
          <w:moveFrom w:id="892" w:author="Olga" w:date="2019-04-07T20:0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893" w:author="Olga" w:date="2019-04-05T18:59:00Z">
            <w:rPr>
              <w:moveFrom w:id="894" w:author="Olga" w:date="2019-04-07T20:0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moveFrom w:id="895" w:author="Olga" w:date="2019-04-07T20:05:00Z">
        <w:r w:rsidRPr="00FD4AEC" w:rsidDel="00D0267A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896" w:author="Olga" w:date="2019-04-05T18:5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}</w:t>
        </w:r>
      </w:moveFrom>
    </w:p>
    <w:p w:rsidR="00D50C6E" w:rsidRPr="00FD4AEC" w:rsidDel="00D0267A" w:rsidRDefault="00D50C6E" w:rsidP="00B17B82">
      <w:pPr>
        <w:rPr>
          <w:moveFrom w:id="897" w:author="Olga" w:date="2019-04-07T20:05:00Z"/>
          <w:shd w:val="clear" w:color="auto" w:fill="F7F7F7"/>
          <w:lang w:val="ru-RU"/>
          <w:rPrChange w:id="898" w:author="Olga" w:date="2019-04-05T18:59:00Z">
            <w:rPr>
              <w:moveFrom w:id="899" w:author="Olga" w:date="2019-04-07T20:05:00Z"/>
              <w:shd w:val="clear" w:color="auto" w:fill="F7F7F7"/>
            </w:rPr>
          </w:rPrChange>
        </w:rPr>
      </w:pPr>
    </w:p>
    <w:moveFromRangeEnd w:id="848"/>
    <w:p w:rsidR="00D50C6E" w:rsidRDefault="00D50C6E" w:rsidP="00D50C6E">
      <w:pPr>
        <w:pStyle w:val="1"/>
        <w:shd w:val="clear" w:color="auto" w:fill="121212"/>
        <w:spacing w:before="0" w:beforeAutospacing="0" w:after="0" w:afterAutospacing="0"/>
        <w:rPr>
          <w:ins w:id="900" w:author="Olga" w:date="2019-04-23T15:39:00Z"/>
          <w:rFonts w:ascii="Arial" w:hAnsi="Arial" w:cs="Arial"/>
          <w:b w:val="0"/>
          <w:bCs w:val="0"/>
        </w:rPr>
      </w:pPr>
      <w:del w:id="901" w:author="Olga" w:date="2019-04-05T18:59:00Z">
        <w:r w:rsidRPr="00FD4AEC" w:rsidDel="00FD4AEC">
          <w:rPr>
            <w:rFonts w:ascii="Arial" w:hAnsi="Arial" w:cs="Arial"/>
            <w:b w:val="0"/>
            <w:bCs w:val="0"/>
            <w:lang w:val="ru-RU"/>
            <w:rPrChange w:id="902" w:author="Olga" w:date="2019-04-05T18:59:00Z">
              <w:rPr>
                <w:rFonts w:ascii="Arial" w:hAnsi="Arial" w:cs="Arial"/>
                <w:b w:val="0"/>
                <w:bCs w:val="0"/>
              </w:rPr>
            </w:rPrChange>
          </w:rPr>
          <w:delText xml:space="preserve">3. Создание сайта на </w:delText>
        </w:r>
        <w:r w:rsidDel="00FD4AEC">
          <w:rPr>
            <w:rFonts w:ascii="Arial" w:hAnsi="Arial" w:cs="Arial"/>
            <w:b w:val="0"/>
            <w:bCs w:val="0"/>
          </w:rPr>
          <w:delText>Node</w:delText>
        </w:r>
        <w:r w:rsidRPr="00FD4AEC" w:rsidDel="00FD4AEC">
          <w:rPr>
            <w:rFonts w:ascii="Arial" w:hAnsi="Arial" w:cs="Arial"/>
            <w:b w:val="0"/>
            <w:bCs w:val="0"/>
            <w:lang w:val="ru-RU"/>
            <w:rPrChange w:id="903" w:author="Olga" w:date="2019-04-05T18:59:00Z">
              <w:rPr>
                <w:rFonts w:ascii="Arial" w:hAnsi="Arial" w:cs="Arial"/>
                <w:b w:val="0"/>
                <w:bCs w:val="0"/>
              </w:rPr>
            </w:rPrChange>
          </w:rPr>
          <w:delText>.</w:delText>
        </w:r>
        <w:r w:rsidDel="00FD4AEC">
          <w:rPr>
            <w:rFonts w:ascii="Arial" w:hAnsi="Arial" w:cs="Arial"/>
            <w:b w:val="0"/>
            <w:bCs w:val="0"/>
          </w:rPr>
          <w:delText>js</w:delText>
        </w:r>
        <w:r w:rsidRPr="00FD4AEC" w:rsidDel="00FD4AEC">
          <w:rPr>
            <w:rFonts w:ascii="Arial" w:hAnsi="Arial" w:cs="Arial"/>
            <w:b w:val="0"/>
            <w:bCs w:val="0"/>
            <w:lang w:val="ru-RU"/>
            <w:rPrChange w:id="904" w:author="Olga" w:date="2019-04-05T18:59:00Z">
              <w:rPr>
                <w:rFonts w:ascii="Arial" w:hAnsi="Arial" w:cs="Arial"/>
                <w:b w:val="0"/>
                <w:bCs w:val="0"/>
              </w:rPr>
            </w:rPrChange>
          </w:rPr>
          <w:delText xml:space="preserve">, </w:delText>
        </w:r>
        <w:r w:rsidDel="00FD4AEC">
          <w:rPr>
            <w:rFonts w:ascii="Arial" w:hAnsi="Arial" w:cs="Arial"/>
            <w:b w:val="0"/>
            <w:bCs w:val="0"/>
          </w:rPr>
          <w:delText>Express</w:delText>
        </w:r>
        <w:r w:rsidRPr="00FD4AEC" w:rsidDel="00FD4AEC">
          <w:rPr>
            <w:rFonts w:ascii="Arial" w:hAnsi="Arial" w:cs="Arial"/>
            <w:b w:val="0"/>
            <w:bCs w:val="0"/>
            <w:lang w:val="ru-RU"/>
            <w:rPrChange w:id="905" w:author="Olga" w:date="2019-04-05T18:59:00Z">
              <w:rPr>
                <w:rFonts w:ascii="Arial" w:hAnsi="Arial" w:cs="Arial"/>
                <w:b w:val="0"/>
                <w:bCs w:val="0"/>
              </w:rPr>
            </w:rPrChange>
          </w:rPr>
          <w:delText xml:space="preserve">, </w:delText>
        </w:r>
        <w:r w:rsidDel="00FD4AEC">
          <w:rPr>
            <w:rFonts w:ascii="Arial" w:hAnsi="Arial" w:cs="Arial"/>
            <w:b w:val="0"/>
            <w:bCs w:val="0"/>
          </w:rPr>
          <w:delText>MongoDB</w:delText>
        </w:r>
        <w:r w:rsidRPr="00FD4AEC" w:rsidDel="00FD4AEC">
          <w:rPr>
            <w:rFonts w:ascii="Arial" w:hAnsi="Arial" w:cs="Arial"/>
            <w:b w:val="0"/>
            <w:bCs w:val="0"/>
            <w:lang w:val="ru-RU"/>
            <w:rPrChange w:id="906" w:author="Olga" w:date="2019-04-05T18:59:00Z">
              <w:rPr>
                <w:rFonts w:ascii="Arial" w:hAnsi="Arial" w:cs="Arial"/>
                <w:b w:val="0"/>
                <w:bCs w:val="0"/>
              </w:rPr>
            </w:rPrChange>
          </w:rPr>
          <w:delText xml:space="preserve"> </w:delText>
        </w:r>
      </w:del>
      <w:r>
        <w:rPr>
          <w:rFonts w:ascii="Arial" w:hAnsi="Arial" w:cs="Arial"/>
          <w:b w:val="0"/>
          <w:bCs w:val="0"/>
        </w:rPr>
        <w:t>| Подключаем MongoDB</w:t>
      </w:r>
    </w:p>
    <w:p w:rsidR="007102BB" w:rsidRPr="007102BB" w:rsidRDefault="007102BB" w:rsidP="00D50C6E">
      <w:pPr>
        <w:pStyle w:val="1"/>
        <w:shd w:val="clear" w:color="auto" w:fill="121212"/>
        <w:spacing w:before="0" w:beforeAutospacing="0" w:after="0" w:afterAutospacing="0"/>
        <w:rPr>
          <w:rFonts w:ascii="Arial" w:hAnsi="Arial" w:cs="Arial"/>
          <w:b w:val="0"/>
          <w:bCs w:val="0"/>
          <w:lang w:val="ru-RU"/>
          <w:rPrChange w:id="907" w:author="Olga" w:date="2019-04-23T15:39:00Z">
            <w:rPr>
              <w:rFonts w:ascii="Arial" w:hAnsi="Arial" w:cs="Arial"/>
              <w:b w:val="0"/>
              <w:bCs w:val="0"/>
            </w:rPr>
          </w:rPrChange>
        </w:rPr>
      </w:pPr>
    </w:p>
    <w:p w:rsidR="00786419" w:rsidRPr="007102BB" w:rsidRDefault="00786419">
      <w:pPr>
        <w:pStyle w:val="aa"/>
        <w:numPr>
          <w:ilvl w:val="1"/>
          <w:numId w:val="19"/>
        </w:numPr>
        <w:rPr>
          <w:shd w:val="clear" w:color="auto" w:fill="F7F7F7"/>
          <w:lang w:val="ru-RU"/>
        </w:rPr>
      </w:pPr>
      <w:r w:rsidRPr="007102BB">
        <w:rPr>
          <w:shd w:val="clear" w:color="auto" w:fill="F7F7F7"/>
          <w:lang w:val="ru-RU"/>
        </w:rPr>
        <w:t>Создадим конфигурационный файл в главном каталоге</w:t>
      </w:r>
    </w:p>
    <w:p w:rsidR="00786419" w:rsidRPr="00BD2C8E" w:rsidRDefault="00786419" w:rsidP="00786419">
      <w:pPr>
        <w:pStyle w:val="aa"/>
        <w:rPr>
          <w:shd w:val="clear" w:color="auto" w:fill="F7F7F7"/>
          <w:lang w:val="ru-RU"/>
          <w:rPrChange w:id="908" w:author="Olga" w:date="2019-04-07T19:17:00Z">
            <w:rPr>
              <w:shd w:val="clear" w:color="auto" w:fill="F7F7F7"/>
            </w:rPr>
          </w:rPrChange>
        </w:rPr>
      </w:pPr>
      <w:r w:rsidRPr="00786419">
        <w:rPr>
          <w:shd w:val="clear" w:color="auto" w:fill="F7F7F7"/>
        </w:rPr>
        <w:t>Config</w:t>
      </w:r>
      <w:r w:rsidRPr="00BD2C8E">
        <w:rPr>
          <w:shd w:val="clear" w:color="auto" w:fill="F7F7F7"/>
          <w:lang w:val="ru-RU"/>
          <w:rPrChange w:id="909" w:author="Olga" w:date="2019-04-07T19:17:00Z">
            <w:rPr>
              <w:shd w:val="clear" w:color="auto" w:fill="F7F7F7"/>
            </w:rPr>
          </w:rPrChange>
        </w:rPr>
        <w:t>.</w:t>
      </w:r>
      <w:r w:rsidRPr="00786419">
        <w:rPr>
          <w:shd w:val="clear" w:color="auto" w:fill="F7F7F7"/>
        </w:rPr>
        <w:t>js</w:t>
      </w:r>
    </w:p>
    <w:p w:rsidR="00786419" w:rsidRPr="007C0676" w:rsidRDefault="00786419" w:rsidP="001E6A62">
      <w:pPr>
        <w:pStyle w:val="1"/>
        <w:rPr>
          <w:ins w:id="910" w:author="Olga" w:date="2019-04-23T15:42:00Z"/>
          <w:rFonts w:ascii="Arial Black" w:hAnsi="Arial Black"/>
          <w:color w:val="70AD47" w:themeColor="accent6"/>
          <w:sz w:val="36"/>
          <w:szCs w:val="36"/>
          <w:shd w:val="clear" w:color="auto" w:fill="F7F7F7"/>
          <w:lang w:val="ru-RU"/>
          <w:rPrChange w:id="911" w:author="Olga" w:date="2019-04-30T20:31:00Z">
            <w:rPr>
              <w:ins w:id="912" w:author="Olga" w:date="2019-04-23T15:42:00Z"/>
              <w:shd w:val="clear" w:color="auto" w:fill="F7F7F7"/>
              <w:lang w:val="ru-RU"/>
            </w:rPr>
          </w:rPrChange>
        </w:rPr>
      </w:pPr>
      <w:r w:rsidRPr="007C0676">
        <w:rPr>
          <w:rFonts w:ascii="Arial Black" w:hAnsi="Arial Black"/>
          <w:color w:val="70AD47" w:themeColor="accent6"/>
          <w:sz w:val="36"/>
          <w:szCs w:val="36"/>
          <w:shd w:val="clear" w:color="auto" w:fill="F7F7F7"/>
          <w:lang w:val="ru-RU"/>
          <w:rPrChange w:id="913" w:author="Olga" w:date="2019-04-30T20:31:00Z">
            <w:rPr>
              <w:shd w:val="clear" w:color="auto" w:fill="F7F7F7"/>
              <w:lang w:val="ru-RU"/>
            </w:rPr>
          </w:rPrChange>
        </w:rPr>
        <w:t>Переменные окружения</w:t>
      </w:r>
    </w:p>
    <w:p w:rsidR="00726DF8" w:rsidRDefault="007102BB" w:rsidP="00726DF8">
      <w:pPr>
        <w:pStyle w:val="graf"/>
        <w:shd w:val="clear" w:color="auto" w:fill="FFFFFF"/>
        <w:spacing w:before="570" w:beforeAutospacing="0" w:after="0" w:afterAutospacing="0"/>
        <w:rPr>
          <w:ins w:id="914" w:author="Olga" w:date="2019-04-30T20:33:00Z"/>
          <w:rFonts w:ascii="Arial Unicode MS" w:eastAsia="Arial Unicode MS" w:hAnsi="Arial Unicode MS" w:cs="Arial Unicode MS"/>
          <w:spacing w:val="-1"/>
          <w:lang w:val="ru-RU"/>
        </w:rPr>
        <w:pPrChange w:id="915" w:author="Olga" w:date="2019-04-30T20:33:00Z">
          <w:pPr>
            <w:pStyle w:val="graf"/>
            <w:shd w:val="clear" w:color="auto" w:fill="FFFFFF"/>
            <w:spacing w:before="435" w:beforeAutospacing="0" w:after="0" w:afterAutospacing="0"/>
          </w:pPr>
        </w:pPrChange>
      </w:pPr>
      <w:ins w:id="916" w:author="Olga" w:date="2019-04-23T15:42:00Z">
        <w:r w:rsidRPr="007C0676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917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Переменные окружения или переменные среды (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18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environment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919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20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variables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921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)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922" w:author="Olga" w:date="2019-04-30T20:31:00Z">
              <w:rPr>
                <w:rStyle w:val="af3"/>
                <w:spacing w:val="-1"/>
                <w:sz w:val="32"/>
                <w:szCs w:val="32"/>
              </w:rPr>
            </w:rPrChange>
          </w:rPr>
          <w:t> 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3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—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4" w:author="Olga" w:date="2019-04-30T20:31:00Z">
              <w:rPr>
                <w:spacing w:val="-1"/>
                <w:sz w:val="32"/>
                <w:szCs w:val="32"/>
              </w:rPr>
            </w:rPrChange>
          </w:rPr>
          <w:t> 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5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это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6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7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некие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29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глобальные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1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значения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,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3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расположенные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5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на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6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7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уровне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39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операционной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1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системы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,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3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доступные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5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программам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6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,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7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например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49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настройки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5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51" w:author="Olga" w:date="2019-04-30T20:31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системы</w:t>
        </w:r>
        <w:r w:rsidR="00726DF8">
          <w:rPr>
            <w:rFonts w:ascii="Arial Unicode MS" w:eastAsia="Arial Unicode MS" w:hAnsi="Arial Unicode MS" w:cs="Arial Unicode MS"/>
            <w:spacing w:val="-1"/>
            <w:lang w:val="ru-RU"/>
            <w:rPrChange w:id="952" w:author="Olga" w:date="2019-04-30T20:31:00Z">
              <w:rPr>
                <w:rFonts w:ascii="Arial Unicode MS" w:eastAsia="Arial Unicode MS" w:hAnsi="Arial Unicode MS" w:cs="Arial Unicode MS"/>
                <w:spacing w:val="-1"/>
                <w:lang w:val="ru-RU"/>
              </w:rPr>
            </w:rPrChange>
          </w:rPr>
          <w:t>.</w:t>
        </w:r>
      </w:ins>
    </w:p>
    <w:p w:rsidR="007102BB" w:rsidRPr="007C0676" w:rsidRDefault="007102BB" w:rsidP="00726DF8">
      <w:pPr>
        <w:pStyle w:val="graf"/>
        <w:shd w:val="clear" w:color="auto" w:fill="FFFFFF"/>
        <w:spacing w:before="570" w:beforeAutospacing="0" w:after="0" w:afterAutospacing="0"/>
        <w:rPr>
          <w:ins w:id="953" w:author="Olga" w:date="2019-04-23T15:42:00Z"/>
          <w:rFonts w:ascii="Arial Unicode MS" w:eastAsia="Arial Unicode MS" w:hAnsi="Arial Unicode MS" w:cs="Arial Unicode MS"/>
          <w:spacing w:val="-1"/>
          <w:lang w:val="ru-RU"/>
          <w:rPrChange w:id="954" w:author="Olga" w:date="2019-04-30T20:31:00Z">
            <w:rPr>
              <w:ins w:id="955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  <w:pPrChange w:id="956" w:author="Olga" w:date="2019-04-30T20:33:00Z">
          <w:pPr>
            <w:pStyle w:val="graf"/>
            <w:shd w:val="clear" w:color="auto" w:fill="FFFFFF"/>
            <w:spacing w:before="435" w:beforeAutospacing="0" w:after="0" w:afterAutospacing="0"/>
          </w:pPr>
        </w:pPrChange>
      </w:pPr>
      <w:ins w:id="957" w:author="Olga" w:date="2019-04-23T15:42:00Z"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5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Самой известной переменной, можно считать</w:t>
        </w:r>
        <w:r w:rsidRPr="007C0676">
          <w:rPr>
            <w:rFonts w:ascii="Arial Unicode MS" w:eastAsia="Arial Unicode MS" w:hAnsi="Arial Unicode MS" w:cs="Arial Unicode MS"/>
            <w:spacing w:val="-1"/>
            <w:rPrChange w:id="959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60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PATH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61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. Операционная система использует значение этой переменной для того, чтобы найти нужные исполняемые файлы в командной строке или окне терминала. Например, когда мы выполняем в терминале команду</w:t>
        </w:r>
        <w:r w:rsidRPr="007C0676">
          <w:rPr>
            <w:rFonts w:ascii="Arial Unicode MS" w:eastAsia="Arial Unicode MS" w:hAnsi="Arial Unicode MS" w:cs="Arial Unicode MS"/>
            <w:spacing w:val="-1"/>
            <w:rPrChange w:id="96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63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6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,</w:t>
        </w:r>
        <w:r w:rsidRPr="007C0676">
          <w:rPr>
            <w:rFonts w:ascii="Arial Unicode MS" w:eastAsia="Arial Unicode MS" w:hAnsi="Arial Unicode MS" w:cs="Arial Unicode MS"/>
            <w:spacing w:val="-1"/>
            <w:rPrChange w:id="965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66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npm</w:t>
        </w:r>
        <w:r w:rsidRPr="007C0676">
          <w:rPr>
            <w:rFonts w:ascii="Arial Unicode MS" w:eastAsia="Arial Unicode MS" w:hAnsi="Arial Unicode MS" w:cs="Arial Unicode MS"/>
            <w:spacing w:val="-1"/>
            <w:rPrChange w:id="967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6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или другую, именно переменная</w:t>
        </w:r>
        <w:r w:rsidRPr="007C0676">
          <w:rPr>
            <w:rFonts w:ascii="Arial Unicode MS" w:eastAsia="Arial Unicode MS" w:hAnsi="Arial Unicode MS" w:cs="Arial Unicode MS"/>
            <w:spacing w:val="-1"/>
            <w:rPrChange w:id="969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Style w:val="af3"/>
            <w:rFonts w:ascii="Arial Unicode MS" w:eastAsia="Arial Unicode MS" w:hAnsi="Arial Unicode MS" w:cs="Arial Unicode MS"/>
            <w:spacing w:val="-1"/>
            <w:rPrChange w:id="970" w:author="Olga" w:date="2019-04-30T20:31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PATH 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71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подсказывает где искать исполняемые файлы. Об этом, подробнее рассказывается в этом</w:t>
        </w:r>
        <w:r w:rsidRPr="007C0676">
          <w:rPr>
            <w:rFonts w:ascii="Arial Unicode MS" w:eastAsia="Arial Unicode MS" w:hAnsi="Arial Unicode MS" w:cs="Arial Unicode MS"/>
            <w:spacing w:val="-1"/>
            <w:rPrChange w:id="97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C0676">
          <w:rPr>
            <w:rFonts w:ascii="Arial Unicode MS" w:eastAsia="Arial Unicode MS" w:hAnsi="Arial Unicode MS" w:cs="Arial Unicode MS"/>
            <w:spacing w:val="-1"/>
            <w:rPrChange w:id="973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fldChar w:fldCharType="begin"/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7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 xml:space="preserve"> 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75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HYPERLINK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76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 xml:space="preserve"> "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77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https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7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://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79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coolestguidesontheplanet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8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.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81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com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8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/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83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add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8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-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85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shell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86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-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87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path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8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-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89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osx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9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/" \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91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t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9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 xml:space="preserve"> "_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93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>blank</w:instrTex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94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instrText xml:space="preserve">" </w:instrText>
        </w:r>
        <w:r w:rsidRPr="007C0676">
          <w:rPr>
            <w:rFonts w:ascii="Arial Unicode MS" w:eastAsia="Arial Unicode MS" w:hAnsi="Arial Unicode MS" w:cs="Arial Unicode MS"/>
            <w:spacing w:val="-1"/>
            <w:rPrChange w:id="995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fldChar w:fldCharType="separate"/>
        </w:r>
        <w:r w:rsidRPr="007C0676">
          <w:rPr>
            <w:rStyle w:val="a5"/>
            <w:rFonts w:ascii="Arial Unicode MS" w:eastAsia="Arial Unicode MS" w:hAnsi="Arial Unicode MS" w:cs="Arial Unicode MS"/>
            <w:spacing w:val="-1"/>
            <w:lang w:val="ru-RU"/>
            <w:rPrChange w:id="996" w:author="Olga" w:date="2019-04-30T20:31:00Z">
              <w:rPr>
                <w:rStyle w:val="a5"/>
                <w:rFonts w:ascii="Georgia" w:hAnsi="Georgia"/>
                <w:spacing w:val="-1"/>
                <w:sz w:val="32"/>
                <w:szCs w:val="32"/>
              </w:rPr>
            </w:rPrChange>
          </w:rPr>
          <w:t>посте</w:t>
        </w:r>
        <w:r w:rsidRPr="007C0676">
          <w:rPr>
            <w:rFonts w:ascii="Arial Unicode MS" w:eastAsia="Arial Unicode MS" w:hAnsi="Arial Unicode MS" w:cs="Arial Unicode MS"/>
            <w:spacing w:val="-1"/>
            <w:rPrChange w:id="997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fldChar w:fldCharType="end"/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998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, на платформах </w:t>
        </w:r>
        <w:r w:rsidRPr="007C0676">
          <w:rPr>
            <w:rFonts w:ascii="Arial Unicode MS" w:eastAsia="Arial Unicode MS" w:hAnsi="Arial Unicode MS" w:cs="Arial Unicode MS"/>
            <w:spacing w:val="-1"/>
            <w:rPrChange w:id="999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linux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1000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и </w:t>
        </w:r>
        <w:r w:rsidRPr="007C0676">
          <w:rPr>
            <w:rFonts w:ascii="Arial Unicode MS" w:eastAsia="Arial Unicode MS" w:hAnsi="Arial Unicode MS" w:cs="Arial Unicode MS"/>
            <w:spacing w:val="-1"/>
            <w:rPrChange w:id="1001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macos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1002" w:author="Olga" w:date="2019-04-30T20:31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. Наверняка вы сталкивались с этой коварной переменной в начале своей карьеры Замечу, что значения в переменных окружения хранятся в виде строк. Поэтому старайтесь не использовать цифровые и булевы типы данных, иначе при записи они преобразуются к строкам. Помните об этом.</w:t>
        </w:r>
      </w:ins>
    </w:p>
    <w:p w:rsidR="007102BB" w:rsidRPr="007C0676" w:rsidRDefault="007102BB" w:rsidP="007102BB">
      <w:pPr>
        <w:pStyle w:val="4"/>
        <w:shd w:val="clear" w:color="auto" w:fill="FFFFFF"/>
        <w:spacing w:before="450"/>
        <w:rPr>
          <w:ins w:id="1003" w:author="Olga" w:date="2019-04-23T15:42:00Z"/>
          <w:rFonts w:ascii="Lucida Sans Unicode" w:hAnsi="Lucida Sans Unicode" w:cs="Lucida Sans Unicode"/>
          <w:i w:val="0"/>
          <w:color w:val="70AD47" w:themeColor="accent6"/>
          <w:spacing w:val="-3"/>
          <w:sz w:val="28"/>
          <w:szCs w:val="28"/>
          <w:lang w:val="ru-RU"/>
          <w:rPrChange w:id="1004" w:author="Olga" w:date="2019-04-30T20:32:00Z">
            <w:rPr>
              <w:ins w:id="1005" w:author="Olga" w:date="2019-04-23T15:42:00Z"/>
              <w:rFonts w:ascii="Lucida Sans Unicode" w:hAnsi="Lucida Sans Unicode" w:cs="Lucida Sans Unicode"/>
              <w:spacing w:val="-3"/>
              <w:sz w:val="39"/>
              <w:szCs w:val="39"/>
            </w:rPr>
          </w:rPrChange>
        </w:rPr>
      </w:pPr>
      <w:ins w:id="1006" w:author="Olga" w:date="2019-04-23T15:42:00Z">
        <w:r w:rsidRPr="007C0676">
          <w:rPr>
            <w:rFonts w:ascii="Lucida Sans Unicode" w:hAnsi="Lucida Sans Unicode" w:cs="Lucida Sans Unicode"/>
            <w:i w:val="0"/>
            <w:color w:val="70AD47" w:themeColor="accent6"/>
            <w:spacing w:val="-3"/>
            <w:sz w:val="28"/>
            <w:szCs w:val="28"/>
            <w:lang w:val="ru-RU"/>
            <w:rPrChange w:id="1007" w:author="Olga" w:date="2019-04-30T20:32:00Z">
              <w:rPr>
                <w:rFonts w:ascii="Lucida Sans Unicode" w:hAnsi="Lucida Sans Unicode" w:cs="Lucida Sans Unicode"/>
                <w:spacing w:val="-3"/>
                <w:sz w:val="39"/>
                <w:szCs w:val="39"/>
              </w:rPr>
            </w:rPrChange>
          </w:rPr>
          <w:t>Проблема</w:t>
        </w:r>
      </w:ins>
    </w:p>
    <w:p w:rsidR="007102BB" w:rsidRPr="007C0676" w:rsidRDefault="007102BB" w:rsidP="007102BB">
      <w:pPr>
        <w:pStyle w:val="graf"/>
        <w:shd w:val="clear" w:color="auto" w:fill="FFFFFF"/>
        <w:spacing w:before="90" w:beforeAutospacing="0" w:after="0" w:afterAutospacing="0"/>
        <w:rPr>
          <w:ins w:id="1008" w:author="Olga" w:date="2019-04-23T15:42:00Z"/>
          <w:rFonts w:ascii="Arial Unicode MS" w:eastAsia="Arial Unicode MS" w:hAnsi="Arial Unicode MS" w:cs="Arial Unicode MS"/>
          <w:spacing w:val="-1"/>
          <w:rPrChange w:id="1009" w:author="Olga" w:date="2019-04-30T20:32:00Z">
            <w:rPr>
              <w:ins w:id="1010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011" w:author="Olga" w:date="2019-04-23T15:42:00Z"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1012" w:author="Olga" w:date="2019-04-30T20:3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В процессе разработки приложения, будь то клиентское или серверное, может понадобится использовать приватные данные, например секретный токен для запросов на сторонний сервер. </w:t>
        </w:r>
        <w:r w:rsidRPr="007C0676">
          <w:rPr>
            <w:rFonts w:ascii="Arial Unicode MS" w:eastAsia="Arial Unicode MS" w:hAnsi="Arial Unicode MS" w:cs="Arial Unicode MS"/>
            <w:spacing w:val="-1"/>
            <w:rPrChange w:id="1013" w:author="Olga" w:date="2019-04-30T20:3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Вот так:</w:t>
        </w:r>
      </w:ins>
    </w:p>
    <w:p w:rsidR="007102BB" w:rsidRDefault="007102BB" w:rsidP="007102BB">
      <w:pPr>
        <w:rPr>
          <w:ins w:id="1014" w:author="Olga" w:date="2019-04-23T15:42:00Z"/>
          <w:rFonts w:ascii="Times New Roman" w:hAnsi="Times New Roman"/>
          <w:sz w:val="24"/>
          <w:szCs w:val="24"/>
        </w:rPr>
      </w:pPr>
      <w:ins w:id="1015" w:author="Olga" w:date="2019-04-23T15:42:00Z">
        <w:r>
          <w:rPr>
            <w:noProof/>
            <w:lang w:eastAsia="pl-PL"/>
          </w:rPr>
          <w:drawing>
            <wp:inline distT="0" distB="0" distL="0" distR="0">
              <wp:extent cx="7161509" cy="1507982"/>
              <wp:effectExtent l="0" t="0" r="1905" b="0"/>
              <wp:docPr id="13" name="Рисунок 13" descr="https://cdn-images-1.medium.com/max/1600/1*RIHzPPz61O9IkxjLJ0Qpn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s://cdn-images-1.medium.com/max/1600/1*RIHzPPz61O9IkxjLJ0Qpng.png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91766" cy="15143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102BB" w:rsidRDefault="007102BB" w:rsidP="007102BB">
      <w:pPr>
        <w:rPr>
          <w:ins w:id="1016" w:author="Olga" w:date="2019-04-23T15:42:00Z"/>
        </w:rPr>
      </w:pPr>
      <w:ins w:id="1017" w:author="Olga" w:date="2019-04-23T15:42:00Z">
        <w:r>
          <w:fldChar w:fldCharType="begin"/>
        </w:r>
        <w:r>
          <w:instrText xml:space="preserve"> HYPERLINK "https://gist.github.com/Hydrock/74151288d3c0863db975827a14ac5c4d" \t "_blank" </w:instrText>
        </w:r>
        <w:r>
          <w:fldChar w:fldCharType="separate"/>
        </w:r>
        <w:r>
          <w:rPr>
            <w:rStyle w:val="a5"/>
          </w:rPr>
          <w:t>https://gist.github.com/Hydrock/74151288d3c0863db975827a14ac5c4d</w:t>
        </w:r>
        <w:r>
          <w:fldChar w:fldCharType="end"/>
        </w:r>
      </w:ins>
    </w:p>
    <w:p w:rsidR="007102BB" w:rsidRPr="007C0676" w:rsidRDefault="007102BB" w:rsidP="007102BB">
      <w:pPr>
        <w:pStyle w:val="graf"/>
        <w:shd w:val="clear" w:color="auto" w:fill="FFFFFF"/>
        <w:spacing w:before="570" w:beforeAutospacing="0" w:after="0" w:afterAutospacing="0"/>
        <w:rPr>
          <w:ins w:id="1018" w:author="Olga" w:date="2019-04-23T15:42:00Z"/>
          <w:rFonts w:ascii="Arial Unicode MS" w:eastAsia="Arial Unicode MS" w:hAnsi="Arial Unicode MS" w:cs="Arial Unicode MS"/>
          <w:spacing w:val="-1"/>
          <w:lang w:val="ru-RU"/>
          <w:rPrChange w:id="1019" w:author="Olga" w:date="2019-04-30T20:32:00Z">
            <w:rPr>
              <w:ins w:id="1020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021" w:author="Olga" w:date="2019-04-23T15:42:00Z"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1022" w:author="Olga" w:date="2019-04-30T20:3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lastRenderedPageBreak/>
          <w:t xml:space="preserve">Но мы не можем сохранить такой код в </w:t>
        </w:r>
        <w:r w:rsidRPr="007C0676">
          <w:rPr>
            <w:rFonts w:ascii="Arial Unicode MS" w:eastAsia="Arial Unicode MS" w:hAnsi="Arial Unicode MS" w:cs="Arial Unicode MS"/>
            <w:spacing w:val="-1"/>
            <w:rPrChange w:id="1023" w:author="Olga" w:date="2019-04-30T20:3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git</w:t>
        </w:r>
        <w:r w:rsidRPr="007C0676">
          <w:rPr>
            <w:rFonts w:ascii="Arial Unicode MS" w:eastAsia="Arial Unicode MS" w:hAnsi="Arial Unicode MS" w:cs="Arial Unicode MS"/>
            <w:spacing w:val="-1"/>
            <w:lang w:val="ru-RU"/>
            <w:rPrChange w:id="1024" w:author="Olga" w:date="2019-04-30T20:3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, иначе мы просто расскажем всему миру наш секретный ключ.</w:t>
        </w:r>
      </w:ins>
    </w:p>
    <w:p w:rsidR="007102BB" w:rsidRPr="007C0676" w:rsidRDefault="007102BB" w:rsidP="007102BB">
      <w:pPr>
        <w:pStyle w:val="4"/>
        <w:shd w:val="clear" w:color="auto" w:fill="FFFFFF"/>
        <w:spacing w:before="450"/>
        <w:rPr>
          <w:ins w:id="1025" w:author="Olga" w:date="2019-04-23T15:42:00Z"/>
          <w:rFonts w:ascii="Lucida Sans Unicode" w:hAnsi="Lucida Sans Unicode" w:cs="Lucida Sans Unicode"/>
          <w:i w:val="0"/>
          <w:color w:val="70AD47" w:themeColor="accent6"/>
          <w:spacing w:val="-3"/>
          <w:sz w:val="32"/>
          <w:szCs w:val="32"/>
          <w:lang w:val="ru-RU"/>
          <w:rPrChange w:id="1026" w:author="Olga" w:date="2019-04-30T20:32:00Z">
            <w:rPr>
              <w:ins w:id="1027" w:author="Olga" w:date="2019-04-23T15:42:00Z"/>
              <w:rFonts w:ascii="Lucida Sans Unicode" w:hAnsi="Lucida Sans Unicode" w:cs="Lucida Sans Unicode"/>
              <w:spacing w:val="-3"/>
              <w:sz w:val="39"/>
              <w:szCs w:val="39"/>
            </w:rPr>
          </w:rPrChange>
        </w:rPr>
      </w:pPr>
      <w:ins w:id="1028" w:author="Olga" w:date="2019-04-23T15:42:00Z">
        <w:r w:rsidRPr="007C0676">
          <w:rPr>
            <w:rFonts w:ascii="Lucida Sans Unicode" w:hAnsi="Lucida Sans Unicode" w:cs="Lucida Sans Unicode"/>
            <w:i w:val="0"/>
            <w:color w:val="70AD47" w:themeColor="accent6"/>
            <w:spacing w:val="-3"/>
            <w:sz w:val="32"/>
            <w:szCs w:val="32"/>
            <w:lang w:val="ru-RU"/>
            <w:rPrChange w:id="1029" w:author="Olga" w:date="2019-04-30T20:32:00Z">
              <w:rPr>
                <w:rFonts w:ascii="Lucida Sans Unicode" w:hAnsi="Lucida Sans Unicode" w:cs="Lucida Sans Unicode"/>
                <w:spacing w:val="-3"/>
                <w:sz w:val="39"/>
                <w:szCs w:val="39"/>
              </w:rPr>
            </w:rPrChange>
          </w:rPr>
          <w:t>Время переменных окружения</w:t>
        </w:r>
      </w:ins>
    </w:p>
    <w:p w:rsidR="007102BB" w:rsidRPr="00726DF8" w:rsidRDefault="007102BB" w:rsidP="007102BB">
      <w:pPr>
        <w:pStyle w:val="graf"/>
        <w:shd w:val="clear" w:color="auto" w:fill="FFFFFF"/>
        <w:spacing w:before="90" w:beforeAutospacing="0" w:after="0" w:afterAutospacing="0"/>
        <w:rPr>
          <w:ins w:id="1030" w:author="Olga" w:date="2019-04-23T15:42:00Z"/>
          <w:rFonts w:ascii="Arial Unicode MS" w:eastAsia="Arial Unicode MS" w:hAnsi="Arial Unicode MS" w:cs="Arial Unicode MS"/>
          <w:spacing w:val="-1"/>
          <w:lang w:val="ru-RU"/>
          <w:rPrChange w:id="1031" w:author="Olga" w:date="2019-04-30T20:33:00Z">
            <w:rPr>
              <w:ins w:id="1032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033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34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Мы можем хранить секретные данные, настройки сборки и другие данные в переменных окружения. Программа на</w:t>
        </w:r>
        <w:r w:rsidRPr="00726DF8">
          <w:rPr>
            <w:rFonts w:ascii="Arial Unicode MS" w:eastAsia="Arial Unicode MS" w:hAnsi="Arial Unicode MS" w:cs="Arial Unicode MS"/>
            <w:spacing w:val="-1"/>
            <w:rPrChange w:id="1035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36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nodejs 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37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имеет к ним доступ.</w:t>
        </w:r>
      </w:ins>
    </w:p>
    <w:p w:rsidR="007102BB" w:rsidRPr="00726DF8" w:rsidRDefault="007102BB" w:rsidP="007102BB">
      <w:pPr>
        <w:pStyle w:val="graf"/>
        <w:shd w:val="clear" w:color="auto" w:fill="FFFFFF"/>
        <w:spacing w:before="435" w:beforeAutospacing="0" w:after="0" w:afterAutospacing="0"/>
        <w:rPr>
          <w:ins w:id="1038" w:author="Olga" w:date="2019-04-23T15:42:00Z"/>
          <w:rFonts w:ascii="Arial Unicode MS" w:eastAsia="Arial Unicode MS" w:hAnsi="Arial Unicode MS" w:cs="Arial Unicode MS"/>
          <w:spacing w:val="-1"/>
          <w:lang w:val="ru-RU"/>
          <w:rPrChange w:id="1039" w:author="Olga" w:date="2019-04-30T20:33:00Z">
            <w:rPr>
              <w:ins w:id="1040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041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42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В</w:t>
        </w:r>
        <w:r w:rsidRPr="00726DF8">
          <w:rPr>
            <w:rFonts w:ascii="Arial Unicode MS" w:eastAsia="Arial Unicode MS" w:hAnsi="Arial Unicode MS" w:cs="Arial Unicode MS"/>
            <w:spacing w:val="-1"/>
            <w:rPrChange w:id="1043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44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nodejs</w:t>
        </w:r>
        <w:r w:rsidRPr="00726DF8">
          <w:rPr>
            <w:rFonts w:ascii="Arial Unicode MS" w:eastAsia="Arial Unicode MS" w:hAnsi="Arial Unicode MS" w:cs="Arial Unicode MS"/>
            <w:spacing w:val="-1"/>
            <w:rPrChange w:id="1045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46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есть глобальный объект</w:t>
        </w:r>
        <w:r w:rsidRPr="00726DF8">
          <w:rPr>
            <w:rFonts w:ascii="Arial Unicode MS" w:eastAsia="Arial Unicode MS" w:hAnsi="Arial Unicode MS" w:cs="Arial Unicode MS"/>
            <w:spacing w:val="-1"/>
            <w:rPrChange w:id="1047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48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process</w:t>
        </w:r>
        <w:r w:rsidRPr="00726DF8">
          <w:rPr>
            <w:rFonts w:ascii="Arial Unicode MS" w:eastAsia="Arial Unicode MS" w:hAnsi="Arial Unicode MS" w:cs="Arial Unicode MS"/>
            <w:spacing w:val="-1"/>
            <w:rPrChange w:id="1049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0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(доступный из любого места программы, как </w:t>
        </w:r>
        <w:r w:rsidRPr="00726DF8">
          <w:rPr>
            <w:rFonts w:ascii="Arial Unicode MS" w:eastAsia="Arial Unicode MS" w:hAnsi="Arial Unicode MS" w:cs="Arial Unicode MS"/>
            <w:spacing w:val="-1"/>
            <w:rPrChange w:id="1051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window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2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в браузере), хранящий информацию о текущем процессе. У этого объекта есть свойство</w:t>
        </w:r>
        <w:r w:rsidRPr="00726DF8">
          <w:rPr>
            <w:rFonts w:ascii="Arial Unicode MS" w:eastAsia="Arial Unicode MS" w:hAnsi="Arial Unicode MS" w:cs="Arial Unicode MS"/>
            <w:spacing w:val="-1"/>
            <w:rPrChange w:id="1053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54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env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055" w:author="Olga" w:date="2019-04-30T20:33:00Z">
              <w:rPr>
                <w:rStyle w:val="af3"/>
                <w:spacing w:val="-1"/>
                <w:sz w:val="32"/>
                <w:szCs w:val="32"/>
              </w:rPr>
            </w:rPrChange>
          </w:rPr>
          <w:t> 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6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—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7" w:author="Olga" w:date="2019-04-30T20:33:00Z">
              <w:rPr>
                <w:spacing w:val="-1"/>
                <w:sz w:val="32"/>
                <w:szCs w:val="32"/>
              </w:rPr>
            </w:rPrChange>
          </w:rPr>
          <w:t> 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8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оно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59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0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и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1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2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дает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3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4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доступ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5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6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к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7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8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переменным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69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0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окружения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1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.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2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Попробуйте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3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4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запустить</w:t>
        </w:r>
        <w:r w:rsidRPr="00726DF8">
          <w:rPr>
            <w:rFonts w:ascii="Arial Unicode MS" w:eastAsia="Arial Unicode MS" w:hAnsi="Arial Unicode MS" w:cs="Arial Unicode MS"/>
            <w:spacing w:val="-1"/>
            <w:rPrChange w:id="1075" w:author="Olga" w:date="2019-04-30T20:33:00Z">
              <w:rPr>
                <w:rFonts w:ascii="Georgia" w:hAnsi="Georgia" w:cs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76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</w:t>
        </w:r>
        <w:r w:rsidRPr="00726DF8">
          <w:rPr>
            <w:rFonts w:ascii="Arial Unicode MS" w:eastAsia="Arial Unicode MS" w:hAnsi="Arial Unicode MS" w:cs="Arial Unicode MS"/>
            <w:spacing w:val="-1"/>
            <w:rPrChange w:id="1077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78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в терминале и выполнить</w:t>
        </w:r>
        <w:r w:rsidRPr="00726DF8">
          <w:rPr>
            <w:rFonts w:ascii="Arial Unicode MS" w:eastAsia="Arial Unicode MS" w:hAnsi="Arial Unicode MS" w:cs="Arial Unicode MS"/>
            <w:spacing w:val="-1"/>
            <w:rPrChange w:id="1079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80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console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081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.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82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log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083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(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84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process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085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.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086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env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087" w:author="Olga" w:date="2019-04-30T20:33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)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88" w:author="Olga" w:date="2019-04-30T20:33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:</w:t>
        </w:r>
      </w:ins>
    </w:p>
    <w:p w:rsidR="007102BB" w:rsidRDefault="007102BB" w:rsidP="007102BB">
      <w:pPr>
        <w:rPr>
          <w:ins w:id="1089" w:author="Olga" w:date="2019-04-23T15:42:00Z"/>
          <w:rFonts w:ascii="Times New Roman" w:hAnsi="Times New Roman"/>
          <w:sz w:val="24"/>
          <w:szCs w:val="24"/>
        </w:rPr>
      </w:pPr>
      <w:ins w:id="1090" w:author="Olga" w:date="2019-04-23T15:42:00Z">
        <w:r>
          <w:rPr>
            <w:noProof/>
            <w:lang w:eastAsia="pl-PL"/>
          </w:rPr>
          <w:drawing>
            <wp:inline distT="0" distB="0" distL="0" distR="0">
              <wp:extent cx="7989886" cy="2677525"/>
              <wp:effectExtent l="0" t="0" r="0" b="8890"/>
              <wp:docPr id="12" name="Рисунок 12" descr="https://cdn-images-1.medium.com/max/1600/1*UclGyK9xRU6sY_Zuze_Qi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https://cdn-images-1.medium.com/max/1600/1*UclGyK9xRU6sY_Zuze_QiA.pn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11320" cy="26847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102BB" w:rsidRDefault="007102BB" w:rsidP="007102BB">
      <w:pPr>
        <w:rPr>
          <w:ins w:id="1091" w:author="Olga" w:date="2019-04-23T15:42:00Z"/>
        </w:rPr>
      </w:pPr>
      <w:ins w:id="1092" w:author="Olga" w:date="2019-04-23T15:42:00Z">
        <w:r>
          <w:fldChar w:fldCharType="begin"/>
        </w:r>
        <w:r>
          <w:instrText xml:space="preserve"> HYPERLINK "https://gist.github.com/Hydrock/91d18e8c57a9572d07ac12c39de1056c" \t "_blank" </w:instrText>
        </w:r>
        <w:r>
          <w:fldChar w:fldCharType="separate"/>
        </w:r>
        <w:r>
          <w:rPr>
            <w:rStyle w:val="a5"/>
          </w:rPr>
          <w:t>https://gist.github.com/Hydrock/91d18e8c57a9572d07ac12c39de1056c</w:t>
        </w:r>
        <w:r>
          <w:fldChar w:fldCharType="end"/>
        </w:r>
      </w:ins>
    </w:p>
    <w:p w:rsidR="007102BB" w:rsidRPr="00726DF8" w:rsidRDefault="007102BB" w:rsidP="007102BB">
      <w:pPr>
        <w:pStyle w:val="graf"/>
        <w:shd w:val="clear" w:color="auto" w:fill="FFFFFF"/>
        <w:spacing w:before="570" w:beforeAutospacing="0" w:after="0" w:afterAutospacing="0"/>
        <w:rPr>
          <w:ins w:id="1093" w:author="Olga" w:date="2019-04-23T15:42:00Z"/>
          <w:rFonts w:ascii="Arial Unicode MS" w:eastAsia="Arial Unicode MS" w:hAnsi="Arial Unicode MS" w:cs="Arial Unicode MS"/>
          <w:spacing w:val="-1"/>
          <w:lang w:val="ru-RU"/>
          <w:rPrChange w:id="1094" w:author="Olga" w:date="2019-04-30T20:34:00Z">
            <w:rPr>
              <w:ins w:id="1095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096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097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Мы увидим как в терминал выведется объект со всеми значениями переменных окружения.</w:t>
        </w:r>
      </w:ins>
    </w:p>
    <w:p w:rsidR="007102BB" w:rsidRPr="00726DF8" w:rsidRDefault="007102BB" w:rsidP="007102BB">
      <w:pPr>
        <w:pStyle w:val="graf"/>
        <w:shd w:val="clear" w:color="auto" w:fill="FFFFFF"/>
        <w:spacing w:before="435" w:beforeAutospacing="0" w:after="0" w:afterAutospacing="0"/>
        <w:rPr>
          <w:ins w:id="1098" w:author="Olga" w:date="2019-04-23T15:42:00Z"/>
          <w:rFonts w:ascii="Arial Unicode MS" w:eastAsia="Arial Unicode MS" w:hAnsi="Arial Unicode MS" w:cs="Arial Unicode MS"/>
          <w:spacing w:val="-1"/>
          <w:lang w:val="ru-RU"/>
          <w:rPrChange w:id="1099" w:author="Olga" w:date="2019-04-30T20:34:00Z">
            <w:rPr>
              <w:ins w:id="1100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101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02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Теперь если представить, что наш секретный ключ уже находится в переменных окружения, то предыдущий пример можно переписать так:</w:t>
        </w:r>
      </w:ins>
    </w:p>
    <w:p w:rsidR="007102BB" w:rsidRDefault="007102BB" w:rsidP="007102BB">
      <w:pPr>
        <w:rPr>
          <w:ins w:id="1103" w:author="Olga" w:date="2019-04-23T15:42:00Z"/>
          <w:rFonts w:ascii="Times New Roman" w:hAnsi="Times New Roman"/>
          <w:sz w:val="24"/>
          <w:szCs w:val="24"/>
        </w:rPr>
      </w:pPr>
      <w:ins w:id="1104" w:author="Olga" w:date="2019-04-23T15:42:00Z">
        <w:r>
          <w:rPr>
            <w:noProof/>
            <w:lang w:eastAsia="pl-PL"/>
          </w:rPr>
          <w:drawing>
            <wp:inline distT="0" distB="0" distL="0" distR="0">
              <wp:extent cx="6316265" cy="1330001"/>
              <wp:effectExtent l="0" t="0" r="0" b="3810"/>
              <wp:docPr id="10" name="Рисунок 10" descr="https://cdn-images-1.medium.com/max/1600/1*LQceVK28rD1VfnFCa4fKS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s://cdn-images-1.medium.com/max/1600/1*LQceVK28rD1VfnFCa4fKSA.pn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23700" cy="13526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102BB" w:rsidRDefault="007102BB" w:rsidP="007102BB">
      <w:pPr>
        <w:rPr>
          <w:ins w:id="1105" w:author="Olga" w:date="2019-04-23T15:42:00Z"/>
        </w:rPr>
      </w:pPr>
      <w:ins w:id="1106" w:author="Olga" w:date="2019-04-23T15:42:00Z">
        <w:r>
          <w:fldChar w:fldCharType="begin"/>
        </w:r>
        <w:r>
          <w:instrText xml:space="preserve"> HYPERLINK "https://gist.github.com/Hydrock/b5ab3530bb20a2d85d2483bc84603dc3" \t "_blank" </w:instrText>
        </w:r>
        <w:r>
          <w:fldChar w:fldCharType="separate"/>
        </w:r>
        <w:r>
          <w:rPr>
            <w:rStyle w:val="a5"/>
          </w:rPr>
          <w:t>https://gist.github.com/Hydrock/b5ab3530bb20a2d85d2483bc84603dc3</w:t>
        </w:r>
        <w:r>
          <w:fldChar w:fldCharType="end"/>
        </w:r>
      </w:ins>
    </w:p>
    <w:p w:rsidR="007102BB" w:rsidRPr="00726DF8" w:rsidRDefault="007102BB" w:rsidP="007102BB">
      <w:pPr>
        <w:pStyle w:val="graf"/>
        <w:shd w:val="clear" w:color="auto" w:fill="FFFFFF"/>
        <w:spacing w:before="570" w:beforeAutospacing="0" w:after="0" w:afterAutospacing="0"/>
        <w:rPr>
          <w:ins w:id="1107" w:author="Olga" w:date="2019-04-23T15:42:00Z"/>
          <w:rFonts w:ascii="Arial Unicode MS" w:eastAsia="Arial Unicode MS" w:hAnsi="Arial Unicode MS" w:cs="Arial Unicode MS"/>
          <w:spacing w:val="-1"/>
          <w:lang w:val="ru-RU"/>
          <w:rPrChange w:id="1108" w:author="Olga" w:date="2019-04-30T20:34:00Z">
            <w:rPr>
              <w:ins w:id="1109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110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11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Мы получаем наш секретный ключ из окружения. Отличный пример </w:t>
        </w:r>
        <w:r w:rsidRPr="00726DF8">
          <w:rPr>
            <w:rFonts w:ascii="Segoe UI Symbol" w:eastAsia="Arial Unicode MS" w:hAnsi="Segoe UI Symbol" w:cs="Segoe UI Symbol"/>
            <w:spacing w:val="-1"/>
            <w:rPrChange w:id="1112" w:author="Olga" w:date="2019-04-30T20:34:00Z">
              <w:rPr>
                <w:rFonts w:ascii="Segoe UI Symbol" w:hAnsi="Segoe UI Symbol" w:cs="Segoe UI Symbol"/>
                <w:spacing w:val="-1"/>
                <w:sz w:val="32"/>
                <w:szCs w:val="32"/>
              </w:rPr>
            </w:rPrChange>
          </w:rPr>
          <w:t>😂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13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.</w:t>
        </w:r>
      </w:ins>
    </w:p>
    <w:p w:rsidR="007102BB" w:rsidRPr="00726DF8" w:rsidRDefault="007102BB" w:rsidP="007102BB">
      <w:pPr>
        <w:pStyle w:val="graf"/>
        <w:shd w:val="clear" w:color="auto" w:fill="FFFFFF"/>
        <w:spacing w:before="435" w:beforeAutospacing="0" w:after="0" w:afterAutospacing="0"/>
        <w:rPr>
          <w:ins w:id="1114" w:author="Olga" w:date="2019-04-23T15:42:00Z"/>
          <w:rFonts w:ascii="Arial Unicode MS" w:eastAsia="Arial Unicode MS" w:hAnsi="Arial Unicode MS" w:cs="Arial Unicode MS"/>
          <w:spacing w:val="-1"/>
          <w:lang w:val="ru-RU"/>
          <w:rPrChange w:id="1115" w:author="Olga" w:date="2019-04-30T20:34:00Z">
            <w:rPr>
              <w:ins w:id="1116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117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18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lastRenderedPageBreak/>
          <w:t>Еще, вы наверняка использовали или встречали конструкцию</w:t>
        </w:r>
        <w:r w:rsidRPr="00726DF8">
          <w:rPr>
            <w:rFonts w:ascii="Arial Unicode MS" w:eastAsia="Arial Unicode MS" w:hAnsi="Arial Unicode MS" w:cs="Arial Unicode MS"/>
            <w:spacing w:val="-1"/>
            <w:rPrChange w:id="1119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120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121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.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122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env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123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.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124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NODE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125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_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126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ENV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127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=== ‘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rPrChange w:id="1128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production</w:t>
        </w:r>
        <w:r w:rsidRPr="00726DF8">
          <w:rPr>
            <w:rStyle w:val="af3"/>
            <w:rFonts w:ascii="Arial Unicode MS" w:eastAsia="Arial Unicode MS" w:hAnsi="Arial Unicode MS" w:cs="Arial Unicode MS"/>
            <w:spacing w:val="-1"/>
            <w:lang w:val="ru-RU"/>
            <w:rPrChange w:id="1129" w:author="Olga" w:date="2019-04-30T20:34:00Z">
              <w:rPr>
                <w:rStyle w:val="af3"/>
                <w:rFonts w:ascii="Georgia" w:hAnsi="Georgia"/>
                <w:spacing w:val="-1"/>
                <w:sz w:val="32"/>
                <w:szCs w:val="32"/>
              </w:rPr>
            </w:rPrChange>
          </w:rPr>
          <w:t>’</w:t>
        </w:r>
        <w:r w:rsidRPr="00726DF8">
          <w:rPr>
            <w:rFonts w:ascii="Arial Unicode MS" w:eastAsia="Arial Unicode MS" w:hAnsi="Arial Unicode MS" w:cs="Arial Unicode MS"/>
            <w:spacing w:val="-1"/>
            <w:rPrChange w:id="1130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 </w:t>
        </w:r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31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для определения режима сборки своего приложения.</w:t>
        </w:r>
      </w:ins>
    </w:p>
    <w:p w:rsidR="007102BB" w:rsidRPr="00726DF8" w:rsidRDefault="007102BB" w:rsidP="007102BB">
      <w:pPr>
        <w:pStyle w:val="graf"/>
        <w:shd w:val="clear" w:color="auto" w:fill="FFFFFF"/>
        <w:spacing w:before="435" w:beforeAutospacing="0" w:after="0" w:afterAutospacing="0"/>
        <w:rPr>
          <w:ins w:id="1132" w:author="Olga" w:date="2019-04-23T15:42:00Z"/>
          <w:rFonts w:ascii="Arial Unicode MS" w:eastAsia="Arial Unicode MS" w:hAnsi="Arial Unicode MS" w:cs="Arial Unicode MS"/>
          <w:spacing w:val="-1"/>
          <w:lang w:val="ru-RU"/>
          <w:rPrChange w:id="1133" w:author="Olga" w:date="2019-04-30T20:34:00Z">
            <w:rPr>
              <w:ins w:id="1134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  <w:ins w:id="1135" w:author="Olga" w:date="2019-04-23T15:42:00Z">
        <w:r w:rsidRPr="00726DF8">
          <w:rPr>
            <w:rFonts w:ascii="Arial Unicode MS" w:eastAsia="Arial Unicode MS" w:hAnsi="Arial Unicode MS" w:cs="Arial Unicode MS"/>
            <w:spacing w:val="-1"/>
            <w:lang w:val="ru-RU"/>
            <w:rPrChange w:id="1136" w:author="Olga" w:date="2019-04-30T20:34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Но как же установить эти переменные окружения?</w:t>
        </w:r>
      </w:ins>
    </w:p>
    <w:p w:rsidR="007102BB" w:rsidRPr="00726DF8" w:rsidRDefault="007102BB" w:rsidP="007102BB">
      <w:pPr>
        <w:pStyle w:val="4"/>
        <w:shd w:val="clear" w:color="auto" w:fill="FFFFFF"/>
        <w:spacing w:before="450"/>
        <w:rPr>
          <w:ins w:id="1137" w:author="Olga" w:date="2019-04-23T15:42:00Z"/>
          <w:rFonts w:ascii="Lucida Sans Unicode" w:hAnsi="Lucida Sans Unicode" w:cs="Lucida Sans Unicode"/>
          <w:i w:val="0"/>
          <w:color w:val="70AD47" w:themeColor="accent6"/>
          <w:spacing w:val="-3"/>
          <w:sz w:val="32"/>
          <w:szCs w:val="32"/>
          <w:lang w:val="ru-RU"/>
          <w:rPrChange w:id="1138" w:author="Olga" w:date="2019-04-30T20:35:00Z">
            <w:rPr>
              <w:ins w:id="1139" w:author="Olga" w:date="2019-04-23T15:42:00Z"/>
              <w:rFonts w:ascii="Lucida Sans Unicode" w:hAnsi="Lucida Sans Unicode" w:cs="Lucida Sans Unicode"/>
              <w:spacing w:val="-3"/>
              <w:sz w:val="39"/>
              <w:szCs w:val="39"/>
            </w:rPr>
          </w:rPrChange>
        </w:rPr>
      </w:pPr>
      <w:ins w:id="1140" w:author="Olga" w:date="2019-04-23T15:42:00Z">
        <w:r w:rsidRPr="00726DF8">
          <w:rPr>
            <w:rFonts w:ascii="Lucida Sans Unicode" w:hAnsi="Lucida Sans Unicode" w:cs="Lucida Sans Unicode"/>
            <w:i w:val="0"/>
            <w:color w:val="70AD47" w:themeColor="accent6"/>
            <w:spacing w:val="-3"/>
            <w:sz w:val="32"/>
            <w:szCs w:val="32"/>
            <w:lang w:val="ru-RU"/>
            <w:rPrChange w:id="1141" w:author="Olga" w:date="2019-04-30T20:35:00Z">
              <w:rPr>
                <w:rFonts w:ascii="Lucida Sans Unicode" w:hAnsi="Lucida Sans Unicode" w:cs="Lucida Sans Unicode"/>
                <w:spacing w:val="-3"/>
                <w:sz w:val="39"/>
                <w:szCs w:val="39"/>
              </w:rPr>
            </w:rPrChange>
          </w:rPr>
          <w:t>Установка переменных окружения</w:t>
        </w:r>
      </w:ins>
    </w:p>
    <w:p w:rsidR="007102BB" w:rsidRDefault="007102BB" w:rsidP="007102BB">
      <w:pPr>
        <w:pStyle w:val="graf"/>
        <w:shd w:val="clear" w:color="auto" w:fill="FFFFFF"/>
        <w:spacing w:before="90" w:beforeAutospacing="0" w:after="0" w:afterAutospacing="0"/>
        <w:rPr>
          <w:ins w:id="1142" w:author="Olga" w:date="2019-04-23T15:56:00Z"/>
          <w:rFonts w:ascii="Georgia" w:hAnsi="Georgia"/>
          <w:spacing w:val="-1"/>
          <w:sz w:val="32"/>
          <w:szCs w:val="32"/>
          <w:lang w:val="ru-RU"/>
        </w:rPr>
      </w:pPr>
      <w:ins w:id="1143" w:author="Olga" w:date="2019-04-23T15:42:00Z">
        <w:r w:rsidRPr="007102BB">
          <w:rPr>
            <w:rFonts w:ascii="Georgia" w:hAnsi="Georgia"/>
            <w:spacing w:val="-1"/>
            <w:sz w:val="32"/>
            <w:szCs w:val="32"/>
            <w:lang w:val="ru-RU"/>
            <w:rPrChange w:id="1144" w:author="Olga" w:date="2019-04-23T15:4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Главной сложностью, является различие в способах установки переменных окружения в разных операционных системах и разных терминальных оболочках. В основном мы имеем две платформы: </w:t>
        </w:r>
        <w:r>
          <w:rPr>
            <w:rFonts w:ascii="Georgia" w:hAnsi="Georgia"/>
            <w:spacing w:val="-1"/>
            <w:sz w:val="32"/>
            <w:szCs w:val="32"/>
          </w:rPr>
          <w:t>Windows</w:t>
        </w:r>
        <w:r w:rsidRPr="007102BB">
          <w:rPr>
            <w:rFonts w:ascii="Georgia" w:hAnsi="Georgia"/>
            <w:spacing w:val="-1"/>
            <w:sz w:val="32"/>
            <w:szCs w:val="32"/>
            <w:lang w:val="ru-RU"/>
            <w:rPrChange w:id="1145" w:author="Olga" w:date="2019-04-23T15:4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и </w:t>
        </w:r>
        <w:r>
          <w:rPr>
            <w:rFonts w:ascii="Georgia" w:hAnsi="Georgia"/>
            <w:spacing w:val="-1"/>
            <w:sz w:val="32"/>
            <w:szCs w:val="32"/>
          </w:rPr>
          <w:t>Linux</w:t>
        </w:r>
        <w:r w:rsidRPr="007102BB">
          <w:rPr>
            <w:rFonts w:ascii="Georgia" w:hAnsi="Georgia"/>
            <w:spacing w:val="-1"/>
            <w:sz w:val="32"/>
            <w:szCs w:val="32"/>
            <w:lang w:val="ru-RU"/>
            <w:rPrChange w:id="1146" w:author="Olga" w:date="2019-04-23T15:4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 xml:space="preserve"> (</w:t>
        </w:r>
        <w:r>
          <w:rPr>
            <w:rFonts w:ascii="Georgia" w:hAnsi="Georgia"/>
            <w:spacing w:val="-1"/>
            <w:sz w:val="32"/>
            <w:szCs w:val="32"/>
          </w:rPr>
          <w:t>MacOS</w:t>
        </w:r>
        <w:r w:rsidRPr="007102BB">
          <w:rPr>
            <w:rFonts w:ascii="Georgia" w:hAnsi="Georgia"/>
            <w:spacing w:val="-1"/>
            <w:sz w:val="32"/>
            <w:szCs w:val="32"/>
            <w:lang w:val="ru-RU"/>
            <w:rPrChange w:id="1147" w:author="Olga" w:date="2019-04-23T15:42:00Z">
              <w:rPr>
                <w:rFonts w:ascii="Georgia" w:hAnsi="Georgia"/>
                <w:spacing w:val="-1"/>
                <w:sz w:val="32"/>
                <w:szCs w:val="32"/>
              </w:rPr>
            </w:rPrChange>
          </w:rPr>
          <w:t>). Давайте посмотрим как это сделать в обоих.</w:t>
        </w:r>
      </w:ins>
    </w:p>
    <w:p w:rsidR="00212EF5" w:rsidRPr="00212EF5" w:rsidRDefault="00212EF5" w:rsidP="007102BB">
      <w:pPr>
        <w:pStyle w:val="graf"/>
        <w:shd w:val="clear" w:color="auto" w:fill="FFFFFF"/>
        <w:spacing w:before="90" w:beforeAutospacing="0" w:after="0" w:afterAutospacing="0"/>
        <w:rPr>
          <w:ins w:id="1148" w:author="Olga" w:date="2019-04-23T15:56:00Z"/>
          <w:rFonts w:ascii="Georgia" w:hAnsi="Georgia"/>
          <w:spacing w:val="-1"/>
          <w:sz w:val="32"/>
          <w:szCs w:val="32"/>
          <w:lang w:val="ru-RU"/>
        </w:rPr>
      </w:pPr>
      <w:ins w:id="1149" w:author="Olga" w:date="2019-04-23T15:57:00Z">
        <w:r>
          <w:rPr>
            <w:rFonts w:ascii="Georgia" w:hAnsi="Georgia"/>
            <w:spacing w:val="-1"/>
            <w:sz w:val="32"/>
            <w:szCs w:val="32"/>
            <w:lang w:val="uk-UA"/>
          </w:rPr>
          <w:fldChar w:fldCharType="begin"/>
        </w:r>
        <w:r>
          <w:rPr>
            <w:rFonts w:ascii="Georgia" w:hAnsi="Georgia"/>
            <w:spacing w:val="-1"/>
            <w:sz w:val="32"/>
            <w:szCs w:val="32"/>
            <w:lang w:val="uk-UA"/>
          </w:rPr>
          <w:instrText xml:space="preserve"> HYPERLINK "https://medium.com/@hydrock/%D0%BF%D0%B5%D1%80%D0%B5%D0%BC%D0%B5%D0%BD%D0%BD%D1%8B%D0%B5-%D0%BE%D0%BA%D1%80%D1%83%D0%B6%D0%B5%D0%BD%D0%B8%D1%8F-%D0%B2-%D0%BF%D1%80%D0%B8%D0%BB%D0%BE%D0%B6%D0%B5%D0%BD%D0%B8%D0%B8-node-js-e9ca2131e6b6" </w:instrText>
        </w:r>
        <w:r>
          <w:rPr>
            <w:rFonts w:ascii="Georgia" w:hAnsi="Georgia"/>
            <w:spacing w:val="-1"/>
            <w:sz w:val="32"/>
            <w:szCs w:val="32"/>
            <w:lang w:val="uk-UA"/>
          </w:rPr>
          <w:fldChar w:fldCharType="separate"/>
        </w:r>
        <w:r w:rsidRPr="00212EF5">
          <w:rPr>
            <w:rStyle w:val="a5"/>
            <w:rFonts w:ascii="Georgia" w:hAnsi="Georgia"/>
            <w:spacing w:val="-1"/>
            <w:sz w:val="32"/>
            <w:szCs w:val="32"/>
            <w:lang w:val="uk-UA"/>
          </w:rPr>
          <w:t>Классно про переменн</w:t>
        </w:r>
        <w:r w:rsidRPr="00212EF5">
          <w:rPr>
            <w:rStyle w:val="a5"/>
            <w:rFonts w:ascii="Georgia" w:hAnsi="Georgia"/>
            <w:spacing w:val="-1"/>
            <w:sz w:val="32"/>
            <w:szCs w:val="32"/>
            <w:lang w:val="ru-RU"/>
          </w:rPr>
          <w:t>ые окружения</w:t>
        </w:r>
        <w:r>
          <w:rPr>
            <w:rFonts w:ascii="Georgia" w:hAnsi="Georgia"/>
            <w:spacing w:val="-1"/>
            <w:sz w:val="32"/>
            <w:szCs w:val="32"/>
            <w:lang w:val="uk-UA"/>
          </w:rPr>
          <w:fldChar w:fldCharType="end"/>
        </w:r>
      </w:ins>
    </w:p>
    <w:p w:rsidR="00212EF5" w:rsidRPr="007102BB" w:rsidRDefault="00212EF5" w:rsidP="007102BB">
      <w:pPr>
        <w:pStyle w:val="graf"/>
        <w:shd w:val="clear" w:color="auto" w:fill="FFFFFF"/>
        <w:spacing w:before="90" w:beforeAutospacing="0" w:after="0" w:afterAutospacing="0"/>
        <w:rPr>
          <w:ins w:id="1150" w:author="Olga" w:date="2019-04-23T15:42:00Z"/>
          <w:rFonts w:ascii="Georgia" w:hAnsi="Georgia"/>
          <w:spacing w:val="-1"/>
          <w:sz w:val="32"/>
          <w:szCs w:val="32"/>
          <w:lang w:val="ru-RU"/>
          <w:rPrChange w:id="1151" w:author="Olga" w:date="2019-04-23T15:42:00Z">
            <w:rPr>
              <w:ins w:id="1152" w:author="Olga" w:date="2019-04-23T15:42:00Z"/>
              <w:rFonts w:ascii="Georgia" w:hAnsi="Georgia"/>
              <w:spacing w:val="-1"/>
              <w:sz w:val="32"/>
              <w:szCs w:val="32"/>
            </w:rPr>
          </w:rPrChange>
        </w:rPr>
      </w:pPr>
    </w:p>
    <w:p w:rsidR="007102BB" w:rsidRPr="007C0676" w:rsidDel="00212EF5" w:rsidRDefault="007102BB" w:rsidP="007C0676">
      <w:pPr>
        <w:pStyle w:val="2"/>
        <w:rPr>
          <w:del w:id="1153" w:author="Olga" w:date="2019-04-23T15:56:00Z"/>
          <w:rFonts w:ascii="Arial Black" w:hAnsi="Arial Black"/>
          <w:color w:val="70AD47" w:themeColor="accent6"/>
          <w:sz w:val="36"/>
          <w:szCs w:val="36"/>
          <w:shd w:val="clear" w:color="auto" w:fill="F7F7F7"/>
          <w:lang w:val="ru-RU"/>
          <w:rPrChange w:id="1154" w:author="Olga" w:date="2019-04-30T20:30:00Z">
            <w:rPr>
              <w:del w:id="1155" w:author="Olga" w:date="2019-04-23T15:56:00Z"/>
              <w:shd w:val="clear" w:color="auto" w:fill="F7F7F7"/>
            </w:rPr>
          </w:rPrChange>
        </w:rPr>
        <w:pPrChange w:id="1156" w:author="Olga" w:date="2019-04-30T20:28:00Z">
          <w:pPr>
            <w:pStyle w:val="1"/>
          </w:pPr>
        </w:pPrChange>
      </w:pPr>
    </w:p>
    <w:p w:rsidR="00786419" w:rsidRPr="007C0676" w:rsidRDefault="00786419" w:rsidP="007C0676">
      <w:pPr>
        <w:pStyle w:val="2"/>
        <w:rPr>
          <w:rFonts w:ascii="Arial Black" w:hAnsi="Arial Black"/>
          <w:color w:val="70AD47" w:themeColor="accent6"/>
          <w:sz w:val="36"/>
          <w:szCs w:val="36"/>
          <w:shd w:val="clear" w:color="auto" w:fill="F7F7F7"/>
          <w:lang w:val="ru-RU"/>
          <w:rPrChange w:id="1157" w:author="Olga" w:date="2019-04-30T20:30:00Z">
            <w:rPr>
              <w:shd w:val="clear" w:color="auto" w:fill="F7F7F7"/>
              <w:lang w:val="ru-RU"/>
            </w:rPr>
          </w:rPrChange>
        </w:rPr>
        <w:pPrChange w:id="1158" w:author="Olga" w:date="2019-04-30T20:28:00Z">
          <w:pPr>
            <w:pStyle w:val="aa"/>
            <w:ind w:left="1440"/>
          </w:pPr>
        </w:pPrChange>
      </w:pPr>
      <w:r w:rsidRPr="007C0676">
        <w:rPr>
          <w:rFonts w:ascii="Arial Black" w:hAnsi="Arial Black"/>
          <w:color w:val="70AD47" w:themeColor="accent6"/>
          <w:sz w:val="36"/>
          <w:szCs w:val="36"/>
          <w:shd w:val="clear" w:color="auto" w:fill="F7F7F7"/>
          <w:lang w:val="ru-RU"/>
          <w:rPrChange w:id="1159" w:author="Olga" w:date="2019-04-30T20:30:00Z">
            <w:rPr>
              <w:shd w:val="clear" w:color="auto" w:fill="F7F7F7"/>
              <w:lang w:val="ru-RU"/>
            </w:rPr>
          </w:rPrChange>
        </w:rPr>
        <w:t>Установим модуль для переменных окружения</w:t>
      </w:r>
    </w:p>
    <w:p w:rsidR="00786419" w:rsidRPr="00BD2C8E" w:rsidRDefault="00786419" w:rsidP="00786419">
      <w:pPr>
        <w:pStyle w:val="aa"/>
        <w:ind w:left="1440"/>
        <w:rPr>
          <w:shd w:val="clear" w:color="auto" w:fill="F7F7F7"/>
          <w:lang w:val="ru-RU"/>
          <w:rPrChange w:id="1160" w:author="Olga" w:date="2019-04-07T19:17:00Z">
            <w:rPr>
              <w:shd w:val="clear" w:color="auto" w:fill="F7F7F7"/>
            </w:rPr>
          </w:rPrChange>
        </w:rPr>
      </w:pPr>
    </w:p>
    <w:p w:rsidR="00DD57FE" w:rsidRPr="007C0676" w:rsidRDefault="00DD57FE" w:rsidP="00DD57FE">
      <w:pPr>
        <w:pStyle w:val="HTML"/>
        <w:shd w:val="clear" w:color="auto" w:fill="F7F7F7"/>
        <w:spacing w:after="360"/>
        <w:rPr>
          <w:color w:val="2E74B5" w:themeColor="accent1" w:themeShade="BF"/>
          <w:sz w:val="24"/>
          <w:szCs w:val="24"/>
          <w:lang w:val="ru-RU"/>
          <w:rPrChange w:id="1161" w:author="Olga" w:date="2019-04-30T20:28:00Z">
            <w:rPr>
              <w:color w:val="333333"/>
              <w:sz w:val="24"/>
              <w:szCs w:val="24"/>
            </w:rPr>
          </w:rPrChange>
        </w:rPr>
      </w:pP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62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npm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lang w:val="ru-RU"/>
          <w:rPrChange w:id="1163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 xml:space="preserve"> 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64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install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lang w:val="ru-RU"/>
          <w:rPrChange w:id="1165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 xml:space="preserve"> --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66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save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lang w:val="ru-RU"/>
          <w:rPrChange w:id="1167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-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68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dev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lang w:val="ru-RU"/>
          <w:rPrChange w:id="1169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 xml:space="preserve"> 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70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cross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lang w:val="ru-RU"/>
          <w:rPrChange w:id="1171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-</w:t>
      </w:r>
      <w:r w:rsidRPr="007C0676">
        <w:rPr>
          <w:rStyle w:val="HTML1"/>
          <w:rFonts w:ascii="Consolas" w:hAnsi="Consolas"/>
          <w:color w:val="2E74B5" w:themeColor="accent1" w:themeShade="BF"/>
          <w:shd w:val="clear" w:color="auto" w:fill="F7F7F7"/>
          <w:rPrChange w:id="1172" w:author="Olga" w:date="2019-04-30T20:28:00Z">
            <w:rPr>
              <w:rStyle w:val="HTML1"/>
              <w:rFonts w:ascii="Consolas" w:hAnsi="Consolas"/>
              <w:color w:val="333333"/>
              <w:shd w:val="clear" w:color="auto" w:fill="F7F7F7"/>
            </w:rPr>
          </w:rPrChange>
        </w:rPr>
        <w:t>env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"name"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"blog"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"version"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"1.0.0"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"description"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"main"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"index.js"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"scripts"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"start"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"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cross-env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r w:rsidR="001E6A62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PORT=3001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node index.js"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"dev"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"nodemon index.js"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"test"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"echo </w:t>
      </w:r>
      <w:r w:rsidRPr="00DD57FE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Error: no test specified</w:t>
      </w:r>
      <w:r w:rsidRPr="00DD57FE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\"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&amp;&amp; exit 1"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"author"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"Steff"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"license"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"ISC"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"devDependencies"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"cross-env"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"^5.2.0"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"eslint"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"^5.15.3"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"eslint-config-prettier"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"^4.1.0"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"eslint-plugin-node"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"^8.0.1"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"nodemon"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"^1.18.10"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"engines"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"node"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"&gt;=10.14.1"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"dependencies"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"body-parser"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"^1.18.3"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"ejs"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"^2.6.1"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"express"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"^4.16.4"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}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786419" w:rsidRPr="00786419" w:rsidRDefault="00786419" w:rsidP="00786419">
      <w:pPr>
        <w:pStyle w:val="aa"/>
        <w:rPr>
          <w:shd w:val="clear" w:color="auto" w:fill="F7F7F7"/>
        </w:rPr>
      </w:pPr>
    </w:p>
    <w:p w:rsidR="00786419" w:rsidRPr="00786419" w:rsidRDefault="00786419" w:rsidP="00786419">
      <w:pPr>
        <w:rPr>
          <w:shd w:val="clear" w:color="auto" w:fill="F7F7F7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express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'express'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'body-parser'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l-PL"/>
        </w:rPr>
        <w:t>const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config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 xml:space="preserve"> = 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highlight w:val="darkMagenta"/>
          <w:lang w:eastAsia="pl-PL"/>
        </w:rPr>
        <w:t>require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'./config'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)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'view engine'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'ejs'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urlencoded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extended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arr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[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'music'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'sun'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'bird'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arr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arr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'create'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arr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push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res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DD57F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DD57FE" w:rsidRPr="00DD57FE" w:rsidRDefault="00DD57FE" w:rsidP="00DD5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D57F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config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PORT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,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() </w:t>
      </w:r>
      <w:r w:rsidRPr="00DD57F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D57F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`Example app listening on port ${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config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.</w:t>
      </w:r>
      <w:r w:rsidRPr="00DD57FE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l-PL"/>
        </w:rPr>
        <w:t>PORT</w:t>
      </w:r>
      <w:r w:rsidRPr="00DD57FE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l-PL"/>
        </w:rPr>
        <w:t>}!`</w:t>
      </w:r>
      <w:r w:rsidRPr="00DD57FE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l-PL"/>
        </w:rPr>
        <w:t>))</w:t>
      </w:r>
    </w:p>
    <w:p w:rsidR="004B6740" w:rsidRPr="00D50C6E" w:rsidRDefault="004B6740" w:rsidP="00DD57FE">
      <w:pPr>
        <w:rPr>
          <w:shd w:val="clear" w:color="auto" w:fill="F7F7F7"/>
        </w:rPr>
      </w:pPr>
    </w:p>
    <w:p w:rsidR="004B6740" w:rsidRPr="00DD57FE" w:rsidRDefault="00DD57FE" w:rsidP="00DD57FE">
      <w:pPr>
        <w:pStyle w:val="aa"/>
        <w:numPr>
          <w:ilvl w:val="0"/>
          <w:numId w:val="22"/>
        </w:numPr>
        <w:rPr>
          <w:shd w:val="clear" w:color="auto" w:fill="F7F7F7"/>
        </w:rPr>
      </w:pPr>
      <w:r w:rsidRPr="00DD57FE">
        <w:rPr>
          <w:shd w:val="clear" w:color="auto" w:fill="F7F7F7"/>
        </w:rPr>
        <w:t>config.js</w:t>
      </w:r>
    </w:p>
    <w:p w:rsidR="004B6740" w:rsidRPr="00D50C6E" w:rsidRDefault="004B6740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1E6A62" w:rsidRPr="001E6A62" w:rsidRDefault="001E6A62" w:rsidP="001E6A62">
      <w:pPr>
        <w:pStyle w:val="aa"/>
        <w:numPr>
          <w:ilvl w:val="0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module.</w:t>
      </w:r>
      <w:r w:rsidRPr="001E6A6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exports</w:t>
      </w: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{</w:t>
      </w:r>
    </w:p>
    <w:p w:rsidR="001E6A62" w:rsidRPr="001E6A62" w:rsidRDefault="001E6A62" w:rsidP="001E6A62">
      <w:pPr>
        <w:pStyle w:val="aa"/>
        <w:numPr>
          <w:ilvl w:val="0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E6A62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PORT</w:t>
      </w: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1E6A6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process</w:t>
      </w: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E6A6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env</w:t>
      </w: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E6A6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|| </w:t>
      </w:r>
      <w:r w:rsidRPr="001E6A62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3000</w:t>
      </w:r>
    </w:p>
    <w:p w:rsidR="001E6A62" w:rsidRPr="001E6A62" w:rsidRDefault="001E6A62" w:rsidP="001E6A62">
      <w:pPr>
        <w:pStyle w:val="aa"/>
        <w:numPr>
          <w:ilvl w:val="0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E6A6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};</w:t>
      </w:r>
    </w:p>
    <w:p w:rsidR="004B6740" w:rsidRPr="00D50C6E" w:rsidRDefault="004B6740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4B6740" w:rsidRDefault="004B6740" w:rsidP="001E6A62">
      <w:pPr>
        <w:rPr>
          <w:ins w:id="1173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4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5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6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7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8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79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80" w:author="Olga" w:date="2019-04-23T15:45:00Z"/>
          <w:shd w:val="clear" w:color="auto" w:fill="F7F7F7"/>
        </w:rPr>
      </w:pPr>
    </w:p>
    <w:p w:rsidR="009F25EF" w:rsidRDefault="009F25EF" w:rsidP="001E6A62">
      <w:pPr>
        <w:rPr>
          <w:ins w:id="1181" w:author="Olga" w:date="2019-04-23T15:45:00Z"/>
          <w:shd w:val="clear" w:color="auto" w:fill="F7F7F7"/>
        </w:rPr>
      </w:pPr>
    </w:p>
    <w:p w:rsidR="00C21FBE" w:rsidRPr="00D50C6E" w:rsidRDefault="00C21FBE" w:rsidP="001E6A62">
      <w:pPr>
        <w:rPr>
          <w:shd w:val="clear" w:color="auto" w:fill="F7F7F7"/>
        </w:rPr>
      </w:pPr>
    </w:p>
    <w:p w:rsidR="004B6740" w:rsidRDefault="001E6A62" w:rsidP="001E6A62">
      <w:pPr>
        <w:pStyle w:val="1"/>
        <w:rPr>
          <w:ins w:id="1182" w:author="Olga" w:date="2019-04-30T20:36:00Z"/>
          <w:shd w:val="clear" w:color="auto" w:fill="F7F7F7"/>
        </w:rPr>
      </w:pPr>
      <w:r>
        <w:rPr>
          <w:shd w:val="clear" w:color="auto" w:fill="F7F7F7"/>
        </w:rPr>
        <w:lastRenderedPageBreak/>
        <w:t>MongoDB</w:t>
      </w:r>
    </w:p>
    <w:p w:rsidR="00726DF8" w:rsidRPr="00726DF8" w:rsidRDefault="00726DF8" w:rsidP="00726DF8">
      <w:pPr>
        <w:rPr>
          <w:lang w:val="ru-RU"/>
          <w:rPrChange w:id="1183" w:author="Olga" w:date="2019-04-30T20:41:00Z">
            <w:rPr>
              <w:shd w:val="clear" w:color="auto" w:fill="F7F7F7"/>
            </w:rPr>
          </w:rPrChange>
        </w:rPr>
        <w:pPrChange w:id="1184" w:author="Olga" w:date="2019-04-30T20:36:00Z">
          <w:pPr>
            <w:pStyle w:val="1"/>
          </w:pPr>
        </w:pPrChange>
      </w:pPr>
      <w:ins w:id="1185" w:author="Olga" w:date="2019-04-30T20:37:00Z">
        <w:r w:rsidRPr="00726DF8">
          <w:rPr>
            <w:lang w:val="ru-RU"/>
            <w:rPrChange w:id="1186" w:author="Olga" w:date="2019-04-30T20:37:00Z">
              <w:rPr>
                <w:rFonts w:ascii="Verdana" w:hAnsi="Verdana"/>
                <w:color w:val="000000"/>
                <w:sz w:val="35"/>
                <w:szCs w:val="35"/>
                <w:lang w:val="ru-RU"/>
              </w:rPr>
            </w:rPrChange>
          </w:rPr>
          <w:fldChar w:fldCharType="begin"/>
        </w:r>
        <w:r w:rsidRPr="00726DF8">
          <w:rPr>
            <w:lang w:val="ru-RU"/>
            <w:rPrChange w:id="1187" w:author="Olga" w:date="2019-04-30T20:37:00Z">
              <w:rPr>
                <w:rFonts w:ascii="Verdana" w:hAnsi="Verdana"/>
                <w:color w:val="000000"/>
                <w:sz w:val="35"/>
                <w:szCs w:val="35"/>
                <w:lang w:val="ru-RU"/>
              </w:rPr>
            </w:rPrChange>
          </w:rPr>
          <w:instrText xml:space="preserve"> HYPERLINK "https://metanit.com/nosql/mongodb/1.2.php" </w:instrText>
        </w:r>
        <w:r w:rsidRPr="00726DF8">
          <w:rPr>
            <w:lang w:val="ru-RU"/>
            <w:rPrChange w:id="1188" w:author="Olga" w:date="2019-04-30T20:37:00Z">
              <w:rPr>
                <w:rFonts w:ascii="Verdana" w:hAnsi="Verdana"/>
                <w:color w:val="000000"/>
                <w:sz w:val="35"/>
                <w:szCs w:val="35"/>
                <w:lang w:val="ru-RU"/>
              </w:rPr>
            </w:rPrChange>
          </w:rPr>
        </w:r>
        <w:r w:rsidRPr="00726DF8">
          <w:rPr>
            <w:lang w:val="ru-RU"/>
            <w:rPrChange w:id="1189" w:author="Olga" w:date="2019-04-30T20:37:00Z">
              <w:rPr>
                <w:rFonts w:ascii="Verdana" w:hAnsi="Verdana"/>
                <w:color w:val="000000"/>
                <w:sz w:val="35"/>
                <w:szCs w:val="35"/>
                <w:lang w:val="ru-RU"/>
              </w:rPr>
            </w:rPrChange>
          </w:rPr>
          <w:fldChar w:fldCharType="separate"/>
        </w:r>
        <w:r w:rsidRPr="00726DF8">
          <w:rPr>
            <w:rStyle w:val="a5"/>
            <w:rFonts w:ascii="Verdana" w:hAnsi="Verdana"/>
            <w:sz w:val="20"/>
            <w:szCs w:val="20"/>
            <w:lang w:val="ru-RU"/>
            <w:rPrChange w:id="1190" w:author="Olga" w:date="2019-04-30T20:37:00Z">
              <w:rPr>
                <w:rFonts w:ascii="Verdana" w:hAnsi="Verdana"/>
                <w:color w:val="000000"/>
                <w:sz w:val="35"/>
                <w:szCs w:val="35"/>
              </w:rPr>
            </w:rPrChange>
          </w:rPr>
          <w:t xml:space="preserve">Установка и начало работы с </w:t>
        </w:r>
        <w:r w:rsidRPr="00726DF8">
          <w:rPr>
            <w:rStyle w:val="a5"/>
            <w:rFonts w:ascii="Verdana" w:hAnsi="Verdana"/>
            <w:sz w:val="20"/>
            <w:szCs w:val="20"/>
            <w:rPrChange w:id="1191" w:author="Olga" w:date="2019-04-30T20:37:00Z">
              <w:rPr>
                <w:rStyle w:val="a5"/>
                <w:rFonts w:ascii="Verdana" w:hAnsi="Verdana"/>
                <w:sz w:val="35"/>
                <w:szCs w:val="35"/>
              </w:rPr>
            </w:rPrChange>
          </w:rPr>
          <w:t>MongoDB</w:t>
        </w:r>
        <w:r w:rsidRPr="00726DF8">
          <w:rPr>
            <w:rStyle w:val="a5"/>
            <w:rFonts w:ascii="Verdana" w:hAnsi="Verdana"/>
            <w:sz w:val="20"/>
            <w:szCs w:val="20"/>
            <w:lang w:val="ru-RU"/>
            <w:rPrChange w:id="1192" w:author="Olga" w:date="2019-04-30T20:37:00Z">
              <w:rPr>
                <w:rFonts w:ascii="Verdana" w:hAnsi="Verdana"/>
                <w:color w:val="000000"/>
                <w:sz w:val="35"/>
                <w:szCs w:val="35"/>
              </w:rPr>
            </w:rPrChange>
          </w:rPr>
          <w:t xml:space="preserve"> на </w:t>
        </w:r>
        <w:r w:rsidRPr="00726DF8">
          <w:rPr>
            <w:rStyle w:val="a5"/>
            <w:rFonts w:ascii="Verdana" w:hAnsi="Verdana"/>
            <w:sz w:val="20"/>
            <w:szCs w:val="20"/>
            <w:rPrChange w:id="1193" w:author="Olga" w:date="2019-04-30T20:37:00Z">
              <w:rPr>
                <w:rStyle w:val="a5"/>
                <w:rFonts w:ascii="Verdana" w:hAnsi="Verdana"/>
                <w:sz w:val="35"/>
                <w:szCs w:val="35"/>
              </w:rPr>
            </w:rPrChange>
          </w:rPr>
          <w:t>Windows</w:t>
        </w:r>
        <w:r w:rsidRPr="00726DF8">
          <w:rPr>
            <w:lang w:val="ru-RU"/>
            <w:rPrChange w:id="1194" w:author="Olga" w:date="2019-04-30T20:37:00Z">
              <w:rPr>
                <w:rFonts w:ascii="Verdana" w:hAnsi="Verdana"/>
                <w:color w:val="000000"/>
                <w:sz w:val="35"/>
                <w:szCs w:val="35"/>
                <w:lang w:val="ru-RU"/>
              </w:rPr>
            </w:rPrChange>
          </w:rPr>
          <w:fldChar w:fldCharType="end"/>
        </w:r>
      </w:ins>
    </w:p>
    <w:p w:rsidR="009F25EF" w:rsidRDefault="007421DE">
      <w:pPr>
        <w:rPr>
          <w:ins w:id="1195" w:author="Olga" w:date="2019-04-30T20:42:00Z"/>
          <w:bCs/>
          <w:lang w:val="ru-RU"/>
        </w:rPr>
        <w:pPrChange w:id="1196" w:author="Olga" w:date="2019-04-23T15:49:00Z">
          <w:pPr>
            <w:pStyle w:val="1"/>
            <w:shd w:val="clear" w:color="auto" w:fill="121212"/>
            <w:spacing w:before="0" w:beforeAutospacing="0" w:after="0" w:afterAutospacing="0"/>
          </w:pPr>
        </w:pPrChange>
      </w:pPr>
      <w:del w:id="1197" w:author="Olga" w:date="2019-04-30T20:36:00Z">
        <w:r w:rsidRPr="00726DF8" w:rsidDel="00726DF8">
          <w:rPr>
            <w:rStyle w:val="a5"/>
            <w:rPrChange w:id="1198" w:author="Olga" w:date="2019-04-30T20:41:00Z">
              <w:rPr>
                <w:rStyle w:val="a5"/>
              </w:rPr>
            </w:rPrChange>
          </w:rPr>
          <w:delText>https://metanit.com/nosql/</w:delText>
        </w:r>
        <w:r w:rsidRPr="00726DF8" w:rsidDel="00726DF8">
          <w:rPr>
            <w:rStyle w:val="a5"/>
            <w:rPrChange w:id="1199" w:author="Olga" w:date="2019-04-30T20:41:00Z">
              <w:rPr>
                <w:rStyle w:val="a5"/>
              </w:rPr>
            </w:rPrChange>
          </w:rPr>
          <w:delText>m</w:delText>
        </w:r>
        <w:r w:rsidRPr="00726DF8" w:rsidDel="00726DF8">
          <w:rPr>
            <w:rStyle w:val="a5"/>
            <w:rPrChange w:id="1200" w:author="Olga" w:date="2019-04-30T20:41:00Z">
              <w:rPr>
                <w:rStyle w:val="a5"/>
              </w:rPr>
            </w:rPrChange>
          </w:rPr>
          <w:delText>ongodb/1.2.php</w:delText>
        </w:r>
      </w:del>
      <w:ins w:id="1201" w:author="Olga" w:date="2019-04-30T20:41:00Z">
        <w:r w:rsidR="00726DF8" w:rsidRPr="00726DF8">
          <w:rPr>
            <w:bCs/>
            <w:lang w:val="ru-RU"/>
            <w:rPrChange w:id="1202" w:author="Olga" w:date="2019-04-30T20:41:00Z">
              <w:rPr>
                <w:b w:val="0"/>
                <w:bCs w:val="0"/>
                <w:lang w:val="ru-RU"/>
              </w:rPr>
            </w:rPrChange>
          </w:rPr>
          <w:fldChar w:fldCharType="begin"/>
        </w:r>
        <w:r w:rsidR="00726DF8" w:rsidRPr="00726DF8">
          <w:rPr>
            <w:bCs/>
            <w:lang w:val="ru-RU"/>
            <w:rPrChange w:id="1203" w:author="Olga" w:date="2019-04-30T20:41:00Z">
              <w:rPr>
                <w:b w:val="0"/>
                <w:bCs w:val="0"/>
                <w:lang w:val="ru-RU"/>
              </w:rPr>
            </w:rPrChange>
          </w:rPr>
          <w:instrText xml:space="preserve"> HYPERLINK "https://youtu.be/TIH3dcZjrzk" </w:instrText>
        </w:r>
        <w:r w:rsidR="00726DF8" w:rsidRPr="00726DF8">
          <w:rPr>
            <w:bCs/>
            <w:lang w:val="ru-RU"/>
            <w:rPrChange w:id="1204" w:author="Olga" w:date="2019-04-30T20:41:00Z">
              <w:rPr>
                <w:b w:val="0"/>
                <w:bCs w:val="0"/>
                <w:lang w:val="ru-RU"/>
              </w:rPr>
            </w:rPrChange>
          </w:rPr>
        </w:r>
        <w:r w:rsidR="00726DF8" w:rsidRPr="00726DF8">
          <w:rPr>
            <w:bCs/>
            <w:lang w:val="ru-RU"/>
            <w:rPrChange w:id="1205" w:author="Olga" w:date="2019-04-30T20:41:00Z">
              <w:rPr>
                <w:b w:val="0"/>
                <w:bCs w:val="0"/>
                <w:lang w:val="ru-RU"/>
              </w:rPr>
            </w:rPrChange>
          </w:rPr>
          <w:fldChar w:fldCharType="separate"/>
        </w:r>
        <w:r w:rsidR="009F25EF" w:rsidRPr="00726DF8">
          <w:rPr>
            <w:rStyle w:val="a5"/>
            <w:bCs/>
            <w:lang w:val="ru-RU"/>
            <w:rPrChange w:id="1206" w:author="Olga" w:date="2019-04-30T20:41:00Z">
              <w:rPr>
                <w:rFonts w:ascii="Arial" w:hAnsi="Arial" w:cs="Arial"/>
                <w:lang w:val="ru-RU"/>
              </w:rPr>
            </w:rPrChange>
          </w:rPr>
          <w:t>Хорошая установка</w:t>
        </w:r>
        <w:r w:rsidR="00726DF8" w:rsidRPr="00726DF8">
          <w:rPr>
            <w:rStyle w:val="a5"/>
            <w:bCs/>
            <w:lang w:val="ru-RU"/>
            <w:rPrChange w:id="1207" w:author="Olga" w:date="2019-04-30T20:41:00Z">
              <w:rPr>
                <w:rStyle w:val="a5"/>
                <w:lang w:val="ru-RU"/>
              </w:rPr>
            </w:rPrChange>
          </w:rPr>
          <w:t>(видео</w:t>
        </w:r>
        <w:r w:rsidR="00726DF8" w:rsidRPr="00726DF8">
          <w:rPr>
            <w:bCs/>
            <w:lang w:val="ru-RU"/>
            <w:rPrChange w:id="1208" w:author="Olga" w:date="2019-04-30T20:41:00Z">
              <w:rPr>
                <w:b w:val="0"/>
                <w:bCs w:val="0"/>
                <w:lang w:val="ru-RU"/>
              </w:rPr>
            </w:rPrChange>
          </w:rPr>
          <w:fldChar w:fldCharType="end"/>
        </w:r>
      </w:ins>
      <w:ins w:id="1209" w:author="Olga" w:date="2019-04-30T20:40:00Z">
        <w:r w:rsidR="00726DF8" w:rsidRPr="00726DF8">
          <w:rPr>
            <w:bCs/>
            <w:lang w:val="ru-RU"/>
            <w:rPrChange w:id="1210" w:author="Olga" w:date="2019-04-30T20:41:00Z">
              <w:rPr>
                <w:b w:val="0"/>
                <w:bCs w:val="0"/>
                <w:lang w:val="ru-RU"/>
              </w:rPr>
            </w:rPrChange>
          </w:rPr>
          <w:t>)</w:t>
        </w:r>
      </w:ins>
      <w:ins w:id="1211" w:author="Olga" w:date="2019-04-23T15:48:00Z">
        <w:r w:rsidR="009F25EF" w:rsidRPr="00726DF8">
          <w:rPr>
            <w:bCs/>
            <w:lang w:val="ru-RU"/>
            <w:rPrChange w:id="1212" w:author="Olga" w:date="2019-04-30T20:41:00Z">
              <w:rPr>
                <w:rFonts w:ascii="Arial" w:hAnsi="Arial" w:cs="Arial"/>
                <w:lang w:val="ru-RU"/>
              </w:rPr>
            </w:rPrChange>
          </w:rPr>
          <w:t xml:space="preserve"> </w:t>
        </w:r>
      </w:ins>
    </w:p>
    <w:p w:rsidR="00726DF8" w:rsidRPr="006E7CD5" w:rsidRDefault="00726DF8" w:rsidP="00726DF8">
      <w:pPr>
        <w:rPr>
          <w:ins w:id="1213" w:author="Olga" w:date="2019-04-30T20:42:00Z"/>
          <w:shd w:val="clear" w:color="auto" w:fill="F7F7F7"/>
          <w:lang w:val="ru-RU"/>
        </w:rPr>
      </w:pPr>
      <w:ins w:id="1214" w:author="Olga" w:date="2019-04-30T20:42:00Z">
        <w:r w:rsidRPr="006E7CD5">
          <w:rPr>
            <w:shd w:val="clear" w:color="auto" w:fill="F7F7F7"/>
            <w:lang w:val="ru-RU"/>
          </w:rPr>
          <w:fldChar w:fldCharType="begin"/>
        </w:r>
        <w:r w:rsidRPr="006E7CD5">
          <w:rPr>
            <w:shd w:val="clear" w:color="auto" w:fill="F7F7F7"/>
            <w:lang w:val="ru-RU"/>
          </w:rPr>
          <w:instrText xml:space="preserve"> HYPERLINK "https://code.tutsplus.com/ru/articles/an-introduction-to-mongoose-for-mongodb-and-nodejs--cms-29527" </w:instrText>
        </w:r>
        <w:r w:rsidRPr="006E7CD5">
          <w:rPr>
            <w:shd w:val="clear" w:color="auto" w:fill="F7F7F7"/>
            <w:lang w:val="ru-RU"/>
          </w:rPr>
          <w:fldChar w:fldCharType="separate"/>
        </w:r>
        <w:r w:rsidRPr="006E7CD5">
          <w:rPr>
            <w:rStyle w:val="a5"/>
            <w:shd w:val="clear" w:color="auto" w:fill="F7F7F7"/>
            <w:lang w:val="ru-RU"/>
          </w:rPr>
          <w:t xml:space="preserve">Что такое </w:t>
        </w:r>
        <w:r w:rsidRPr="006E7CD5">
          <w:rPr>
            <w:rStyle w:val="a5"/>
            <w:shd w:val="clear" w:color="auto" w:fill="F7F7F7"/>
          </w:rPr>
          <w:t>mongoose</w:t>
        </w:r>
        <w:r w:rsidRPr="006E7CD5">
          <w:rPr>
            <w:shd w:val="clear" w:color="auto" w:fill="F7F7F7"/>
            <w:lang w:val="ru-RU"/>
          </w:rPr>
          <w:fldChar w:fldCharType="end"/>
        </w:r>
      </w:ins>
    </w:p>
    <w:p w:rsidR="00726DF8" w:rsidRPr="006E7CD5" w:rsidRDefault="00726DF8" w:rsidP="00726DF8">
      <w:pPr>
        <w:rPr>
          <w:ins w:id="1215" w:author="Olga" w:date="2019-04-30T20:42:00Z"/>
          <w:shd w:val="clear" w:color="auto" w:fill="F7F7F7"/>
          <w:lang w:val="ru-RU"/>
        </w:rPr>
      </w:pPr>
      <w:ins w:id="1216" w:author="Olga" w:date="2019-04-30T20:42:00Z">
        <w:r w:rsidRPr="006E7CD5">
          <w:rPr>
            <w:shd w:val="clear" w:color="auto" w:fill="F7F7F7"/>
          </w:rPr>
          <w:fldChar w:fldCharType="begin"/>
        </w:r>
        <w:r w:rsidRPr="006E7CD5">
          <w:rPr>
            <w:shd w:val="clear" w:color="auto" w:fill="F7F7F7"/>
            <w:lang w:val="ru-RU"/>
          </w:rPr>
          <w:instrText xml:space="preserve"> </w:instrText>
        </w:r>
        <w:r w:rsidRPr="006E7CD5">
          <w:rPr>
            <w:shd w:val="clear" w:color="auto" w:fill="F7F7F7"/>
          </w:rPr>
          <w:instrText>HYPERLINK</w:instrText>
        </w:r>
        <w:r w:rsidRPr="006E7CD5">
          <w:rPr>
            <w:shd w:val="clear" w:color="auto" w:fill="F7F7F7"/>
            <w:lang w:val="ru-RU"/>
          </w:rPr>
          <w:instrText xml:space="preserve"> "</w:instrText>
        </w:r>
        <w:r w:rsidRPr="006E7CD5">
          <w:rPr>
            <w:shd w:val="clear" w:color="auto" w:fill="F7F7F7"/>
          </w:rPr>
          <w:instrText>http</w:instrText>
        </w:r>
        <w:r w:rsidRPr="006E7CD5">
          <w:rPr>
            <w:shd w:val="clear" w:color="auto" w:fill="F7F7F7"/>
            <w:lang w:val="ru-RU"/>
          </w:rPr>
          <w:instrText>://</w:instrText>
        </w:r>
        <w:r w:rsidRPr="006E7CD5">
          <w:rPr>
            <w:shd w:val="clear" w:color="auto" w:fill="F7F7F7"/>
          </w:rPr>
          <w:instrText>stepansuvorov</w:instrText>
        </w:r>
        <w:r w:rsidRPr="006E7CD5">
          <w:rPr>
            <w:shd w:val="clear" w:color="auto" w:fill="F7F7F7"/>
            <w:lang w:val="ru-RU"/>
          </w:rPr>
          <w:instrText>.</w:instrText>
        </w:r>
        <w:r w:rsidRPr="006E7CD5">
          <w:rPr>
            <w:shd w:val="clear" w:color="auto" w:fill="F7F7F7"/>
          </w:rPr>
          <w:instrText>com</w:instrText>
        </w:r>
        <w:r w:rsidRPr="006E7CD5">
          <w:rPr>
            <w:shd w:val="clear" w:color="auto" w:fill="F7F7F7"/>
            <w:lang w:val="ru-RU"/>
          </w:rPr>
          <w:instrText>/</w:instrText>
        </w:r>
        <w:r w:rsidRPr="006E7CD5">
          <w:rPr>
            <w:shd w:val="clear" w:color="auto" w:fill="F7F7F7"/>
          </w:rPr>
          <w:instrText>blog</w:instrText>
        </w:r>
        <w:r w:rsidRPr="006E7CD5">
          <w:rPr>
            <w:shd w:val="clear" w:color="auto" w:fill="F7F7F7"/>
            <w:lang w:val="ru-RU"/>
          </w:rPr>
          <w:instrText>/2012/11/</w:instrText>
        </w:r>
        <w:r w:rsidRPr="006E7CD5">
          <w:rPr>
            <w:shd w:val="clear" w:color="auto" w:fill="F7F7F7"/>
          </w:rPr>
          <w:instrText>mongoose</w:instrText>
        </w:r>
        <w:r w:rsidRPr="006E7CD5">
          <w:rPr>
            <w:shd w:val="clear" w:color="auto" w:fill="F7F7F7"/>
            <w:lang w:val="ru-RU"/>
          </w:rPr>
          <w:instrText>-%</w:instrText>
        </w:r>
        <w:r w:rsidRPr="006E7CD5">
          <w:rPr>
            <w:shd w:val="clear" w:color="auto" w:fill="F7F7F7"/>
          </w:rPr>
          <w:instrText>D</w:instrText>
        </w:r>
        <w:r w:rsidRPr="006E7CD5">
          <w:rPr>
            <w:shd w:val="clear" w:color="auto" w:fill="F7F7F7"/>
            <w:lang w:val="ru-RU"/>
          </w:rPr>
          <w:instrText>0%</w:instrText>
        </w:r>
        <w:r w:rsidRPr="006E7CD5">
          <w:rPr>
            <w:shd w:val="clear" w:color="auto" w:fill="F7F7F7"/>
          </w:rPr>
          <w:instrText>B</w:instrText>
        </w:r>
        <w:r w:rsidRPr="006E7CD5">
          <w:rPr>
            <w:shd w:val="clear" w:color="auto" w:fill="F7F7F7"/>
            <w:lang w:val="ru-RU"/>
          </w:rPr>
          <w:instrText>4%</w:instrText>
        </w:r>
        <w:r w:rsidRPr="006E7CD5">
          <w:rPr>
            <w:shd w:val="clear" w:color="auto" w:fill="F7F7F7"/>
          </w:rPr>
          <w:instrText>D</w:instrText>
        </w:r>
        <w:r w:rsidRPr="006E7CD5">
          <w:rPr>
            <w:shd w:val="clear" w:color="auto" w:fill="F7F7F7"/>
            <w:lang w:val="ru-RU"/>
          </w:rPr>
          <w:instrText>0%</w:instrText>
        </w:r>
        <w:r w:rsidRPr="006E7CD5">
          <w:rPr>
            <w:shd w:val="clear" w:color="auto" w:fill="F7F7F7"/>
          </w:rPr>
          <w:instrText>BB</w:instrText>
        </w:r>
        <w:r w:rsidRPr="006E7CD5">
          <w:rPr>
            <w:shd w:val="clear" w:color="auto" w:fill="F7F7F7"/>
            <w:lang w:val="ru-RU"/>
          </w:rPr>
          <w:instrText>%</w:instrText>
        </w:r>
        <w:r w:rsidRPr="006E7CD5">
          <w:rPr>
            <w:shd w:val="clear" w:color="auto" w:fill="F7F7F7"/>
          </w:rPr>
          <w:instrText>D</w:instrText>
        </w:r>
        <w:r w:rsidRPr="006E7CD5">
          <w:rPr>
            <w:shd w:val="clear" w:color="auto" w:fill="F7F7F7"/>
            <w:lang w:val="ru-RU"/>
          </w:rPr>
          <w:instrText>1%8</w:instrText>
        </w:r>
        <w:r w:rsidRPr="006E7CD5">
          <w:rPr>
            <w:shd w:val="clear" w:color="auto" w:fill="F7F7F7"/>
          </w:rPr>
          <w:instrText>F</w:instrText>
        </w:r>
        <w:r w:rsidRPr="006E7CD5">
          <w:rPr>
            <w:shd w:val="clear" w:color="auto" w:fill="F7F7F7"/>
            <w:lang w:val="ru-RU"/>
          </w:rPr>
          <w:instrText>-</w:instrText>
        </w:r>
        <w:r w:rsidRPr="006E7CD5">
          <w:rPr>
            <w:shd w:val="clear" w:color="auto" w:fill="F7F7F7"/>
          </w:rPr>
          <w:instrText>mongodb</w:instrText>
        </w:r>
        <w:r w:rsidRPr="006E7CD5">
          <w:rPr>
            <w:shd w:val="clear" w:color="auto" w:fill="F7F7F7"/>
            <w:lang w:val="ru-RU"/>
          </w:rPr>
          <w:instrText xml:space="preserve">/" </w:instrText>
        </w:r>
        <w:r w:rsidRPr="006E7CD5">
          <w:rPr>
            <w:shd w:val="clear" w:color="auto" w:fill="F7F7F7"/>
          </w:rPr>
          <w:fldChar w:fldCharType="separate"/>
        </w:r>
        <w:r w:rsidRPr="006E7CD5">
          <w:rPr>
            <w:rStyle w:val="a5"/>
            <w:shd w:val="clear" w:color="auto" w:fill="F7F7F7"/>
          </w:rPr>
          <w:t>Mongoose</w:t>
        </w:r>
        <w:r w:rsidRPr="006E7CD5">
          <w:rPr>
            <w:rStyle w:val="a5"/>
            <w:shd w:val="clear" w:color="auto" w:fill="F7F7F7"/>
            <w:lang w:val="ru-RU"/>
          </w:rPr>
          <w:t xml:space="preserve"> для </w:t>
        </w:r>
        <w:r w:rsidRPr="006E7CD5">
          <w:rPr>
            <w:rStyle w:val="a5"/>
            <w:shd w:val="clear" w:color="auto" w:fill="F7F7F7"/>
          </w:rPr>
          <w:t>mongoDB</w:t>
        </w:r>
        <w:r w:rsidRPr="006E7CD5">
          <w:rPr>
            <w:shd w:val="clear" w:color="auto" w:fill="F7F7F7"/>
          </w:rPr>
          <w:fldChar w:fldCharType="end"/>
        </w:r>
      </w:ins>
    </w:p>
    <w:p w:rsidR="004C02D7" w:rsidRPr="009F25EF" w:rsidDel="00726DF8" w:rsidRDefault="004C02D7" w:rsidP="001D523D">
      <w:pPr>
        <w:rPr>
          <w:del w:id="1217" w:author="Olga" w:date="2019-04-30T20:42:00Z"/>
          <w:lang w:val="ru-RU"/>
          <w:rPrChange w:id="1218" w:author="Olga" w:date="2019-04-23T15:48:00Z">
            <w:rPr>
              <w:del w:id="1219" w:author="Olga" w:date="2019-04-30T20:42:00Z"/>
            </w:rPr>
          </w:rPrChange>
        </w:rPr>
      </w:pPr>
    </w:p>
    <w:p w:rsidR="005B535D" w:rsidRPr="00954175" w:rsidRDefault="005B535D" w:rsidP="001D523D">
      <w:pPr>
        <w:rPr>
          <w:lang w:val="ru-RU"/>
          <w:rPrChange w:id="1220" w:author="Olga" w:date="2019-04-24T15:25:00Z">
            <w:rPr/>
          </w:rPrChange>
        </w:rPr>
      </w:pPr>
      <w:r>
        <w:rPr>
          <w:lang w:val="ru-RU"/>
        </w:rPr>
        <w:t>Создаем</w:t>
      </w:r>
      <w:r w:rsidRPr="00954175">
        <w:rPr>
          <w:lang w:val="ru-RU"/>
          <w:rPrChange w:id="1221" w:author="Olga" w:date="2019-04-24T15:25:00Z">
            <w:rPr/>
          </w:rPrChange>
        </w:rPr>
        <w:t xml:space="preserve"> </w:t>
      </w:r>
      <w:r>
        <w:rPr>
          <w:lang w:val="ru-RU"/>
        </w:rPr>
        <w:t>файл</w:t>
      </w:r>
      <w:r w:rsidRPr="00954175">
        <w:rPr>
          <w:lang w:val="ru-RU"/>
          <w:rPrChange w:id="1222" w:author="Olga" w:date="2019-04-24T15:25:00Z">
            <w:rPr/>
          </w:rPrChange>
        </w:rPr>
        <w:t xml:space="preserve"> </w:t>
      </w:r>
      <w:r>
        <w:t>database</w:t>
      </w:r>
      <w:r w:rsidRPr="00954175">
        <w:rPr>
          <w:lang w:val="ru-RU"/>
          <w:rPrChange w:id="1223" w:author="Olga" w:date="2019-04-24T15:25:00Z">
            <w:rPr/>
          </w:rPrChange>
        </w:rPr>
        <w:t>.</w:t>
      </w:r>
      <w:r>
        <w:t>js</w:t>
      </w:r>
      <w:r w:rsidRPr="00954175">
        <w:rPr>
          <w:lang w:val="ru-RU"/>
          <w:rPrChange w:id="1224" w:author="Olga" w:date="2019-04-24T15:25:00Z">
            <w:rPr/>
          </w:rPrChange>
        </w:rPr>
        <w:t xml:space="preserve"> взято с файла </w:t>
      </w:r>
      <w:r>
        <w:t>index</w:t>
      </w:r>
      <w:r w:rsidRPr="00954175">
        <w:rPr>
          <w:lang w:val="ru-RU"/>
          <w:rPrChange w:id="1225" w:author="Olga" w:date="2019-04-24T15:25:00Z">
            <w:rPr/>
          </w:rPrChange>
        </w:rPr>
        <w:t>.</w:t>
      </w:r>
      <w:r>
        <w:t>js</w:t>
      </w:r>
    </w:p>
    <w:p w:rsidR="005B535D" w:rsidRPr="005B535D" w:rsidDel="00BE6692" w:rsidRDefault="005B535D" w:rsidP="005B535D">
      <w:pPr>
        <w:shd w:val="clear" w:color="auto" w:fill="1E1E1E"/>
        <w:spacing w:after="0" w:line="285" w:lineRule="atLeast"/>
        <w:rPr>
          <w:del w:id="1226" w:author="Olga" w:date="2019-04-30T20:4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'./config'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5B535D" w:rsidRPr="005B535D" w:rsidRDefault="005B535D" w:rsidP="00BE6692">
      <w:pPr>
        <w:shd w:val="clear" w:color="auto" w:fill="1E1E1E"/>
        <w:spacing w:after="0" w:line="285" w:lineRule="atLeast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  <w:pPrChange w:id="1227" w:author="Olga" w:date="2019-04-30T20:44:00Z">
          <w:pPr/>
        </w:pPrChange>
      </w:pPr>
    </w:p>
    <w:p w:rsidR="001E6A62" w:rsidRDefault="005B535D" w:rsidP="005B535D">
      <w:pPr>
        <w:rPr>
          <w:ins w:id="1228" w:author="Olga" w:date="2019-04-23T15:52:00Z"/>
          <w:b/>
          <w:shd w:val="clear" w:color="auto" w:fill="F7F7F7"/>
          <w:lang w:val="ru-RU"/>
        </w:rPr>
      </w:pPr>
      <w:r w:rsidRPr="00954175">
        <w:rPr>
          <w:shd w:val="clear" w:color="auto" w:fill="F7F7F7"/>
          <w:lang w:val="ru-RU"/>
          <w:rPrChange w:id="1229" w:author="Olga" w:date="2019-04-24T15:25:00Z">
            <w:rPr>
              <w:shd w:val="clear" w:color="auto" w:fill="F7F7F7"/>
            </w:rPr>
          </w:rPrChange>
        </w:rPr>
        <w:t xml:space="preserve">Устанавливаем </w:t>
      </w:r>
      <w:r w:rsidRPr="00C21FBE">
        <w:rPr>
          <w:b/>
          <w:highlight w:val="yellow"/>
          <w:shd w:val="clear" w:color="auto" w:fill="F7F7F7"/>
          <w:rPrChange w:id="1230" w:author="Olga" w:date="2019-04-23T15:49:00Z">
            <w:rPr>
              <w:shd w:val="clear" w:color="auto" w:fill="F7F7F7"/>
            </w:rPr>
          </w:rPrChange>
        </w:rPr>
        <w:t>mo</w:t>
      </w:r>
      <w:ins w:id="1231" w:author="Olga" w:date="2019-04-23T15:50:00Z">
        <w:r w:rsidR="00C21FBE">
          <w:rPr>
            <w:b/>
            <w:highlight w:val="yellow"/>
            <w:shd w:val="clear" w:color="auto" w:fill="F7F7F7"/>
          </w:rPr>
          <w:t>n</w:t>
        </w:r>
      </w:ins>
      <w:r w:rsidRPr="00C21FBE">
        <w:rPr>
          <w:b/>
          <w:highlight w:val="yellow"/>
          <w:shd w:val="clear" w:color="auto" w:fill="F7F7F7"/>
          <w:rPrChange w:id="1232" w:author="Olga" w:date="2019-04-23T15:49:00Z">
            <w:rPr>
              <w:shd w:val="clear" w:color="auto" w:fill="F7F7F7"/>
            </w:rPr>
          </w:rPrChange>
        </w:rPr>
        <w:t>goose</w:t>
      </w:r>
      <w:ins w:id="1233" w:author="Olga" w:date="2019-04-23T15:50:00Z">
        <w:r w:rsidR="00C21FBE" w:rsidRPr="00954175">
          <w:rPr>
            <w:b/>
            <w:shd w:val="clear" w:color="auto" w:fill="F7F7F7"/>
            <w:lang w:val="ru-RU"/>
            <w:rPrChange w:id="1234" w:author="Olga" w:date="2019-04-24T15:25:00Z">
              <w:rPr>
                <w:b/>
                <w:shd w:val="clear" w:color="auto" w:fill="F7F7F7"/>
              </w:rPr>
            </w:rPrChange>
          </w:rPr>
          <w:t xml:space="preserve"> </w:t>
        </w:r>
        <w:r w:rsidR="00C21FBE">
          <w:rPr>
            <w:b/>
            <w:shd w:val="clear" w:color="auto" w:fill="F7F7F7"/>
          </w:rPr>
          <w:t>odm</w:t>
        </w:r>
      </w:ins>
    </w:p>
    <w:p w:rsidR="003F087B" w:rsidRPr="00BE6692" w:rsidDel="00726DF8" w:rsidRDefault="003F087B" w:rsidP="005B535D">
      <w:pPr>
        <w:rPr>
          <w:del w:id="1235" w:author="Olga" w:date="2019-04-30T20:42:00Z"/>
          <w:b/>
          <w:color w:val="4472C4" w:themeColor="accent5"/>
          <w:shd w:val="clear" w:color="auto" w:fill="F7F7F7"/>
          <w:lang w:val="ru-RU"/>
          <w:rPrChange w:id="1236" w:author="Olga" w:date="2019-04-30T20:43:00Z">
            <w:rPr>
              <w:del w:id="1237" w:author="Olga" w:date="2019-04-30T20:42:00Z"/>
              <w:shd w:val="clear" w:color="auto" w:fill="F7F7F7"/>
            </w:rPr>
          </w:rPrChange>
        </w:rPr>
      </w:pPr>
    </w:p>
    <w:p w:rsidR="005B535D" w:rsidRPr="00BE6692" w:rsidRDefault="005B535D" w:rsidP="005B535D">
      <w:pPr>
        <w:rPr>
          <w:rFonts w:ascii="Courier New" w:hAnsi="Courier New" w:cs="Courier New"/>
          <w:b/>
          <w:color w:val="4472C4" w:themeColor="accent5"/>
          <w:shd w:val="clear" w:color="auto" w:fill="F7F7F7"/>
          <w:lang w:val="ru-RU"/>
          <w:rPrChange w:id="1238" w:author="Olga" w:date="2019-04-30T20:43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</w:pPr>
      <w:r w:rsidRPr="00BE6692">
        <w:rPr>
          <w:rFonts w:ascii="Courier New" w:hAnsi="Courier New" w:cs="Courier New"/>
          <w:b/>
          <w:color w:val="4472C4" w:themeColor="accent5"/>
          <w:shd w:val="clear" w:color="auto" w:fill="F7F7F7"/>
          <w:rPrChange w:id="1239" w:author="Olga" w:date="2019-04-30T20:43:00Z">
            <w:rPr>
              <w:rFonts w:ascii="Courier New" w:hAnsi="Courier New" w:cs="Courier New"/>
              <w:color w:val="000000"/>
              <w:shd w:val="clear" w:color="auto" w:fill="F7F7F7"/>
            </w:rPr>
          </w:rPrChange>
        </w:rPr>
        <w:t>npm install mongoose</w:t>
      </w:r>
    </w:p>
    <w:p w:rsidR="005B535D" w:rsidRPr="005B535D" w:rsidRDefault="005B535D" w:rsidP="005B535D">
      <w:pPr>
        <w:pStyle w:val="aa"/>
        <w:numPr>
          <w:ilvl w:val="0"/>
          <w:numId w:val="25"/>
        </w:numPr>
        <w:rPr>
          <w:rFonts w:ascii="Courier New" w:hAnsi="Courier New" w:cs="Courier New"/>
          <w:color w:val="000000"/>
          <w:shd w:val="clear" w:color="auto" w:fill="F7F7F7"/>
        </w:rPr>
      </w:pPr>
      <w:r w:rsidRPr="005B535D">
        <w:rPr>
          <w:rFonts w:ascii="Courier New" w:hAnsi="Courier New" w:cs="Courier New"/>
          <w:color w:val="000000"/>
          <w:shd w:val="clear" w:color="auto" w:fill="F7F7F7"/>
        </w:rPr>
        <w:t>database.js</w:t>
      </w:r>
    </w:p>
    <w:p w:rsidR="00C117EC" w:rsidRDefault="005B535D" w:rsidP="005B535D">
      <w:pPr>
        <w:rPr>
          <w:rFonts w:ascii="Courier New" w:hAnsi="Courier New" w:cs="Courier New"/>
          <w:color w:val="000000"/>
          <w:shd w:val="clear" w:color="auto" w:fill="F7F7F7"/>
          <w:lang w:val="ru-RU"/>
        </w:rPr>
      </w:pPr>
      <w:r>
        <w:rPr>
          <w:rFonts w:ascii="Courier New" w:hAnsi="Courier New" w:cs="Courier New"/>
          <w:color w:val="000000"/>
          <w:shd w:val="clear" w:color="auto" w:fill="F7F7F7"/>
          <w:lang w:val="ru-RU"/>
        </w:rPr>
        <w:t>подключаем</w:t>
      </w:r>
    </w:p>
    <w:p w:rsidR="005B535D" w:rsidRPr="005B535D" w:rsidRDefault="005B535D" w:rsidP="005B535D">
      <w:pPr>
        <w:pStyle w:val="aa"/>
        <w:numPr>
          <w:ilvl w:val="0"/>
          <w:numId w:val="2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'mongoose'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rPr>
          <w:shd w:val="clear" w:color="auto" w:fill="F7F7F7"/>
          <w:lang w:val="ru-RU"/>
        </w:rPr>
      </w:pPr>
    </w:p>
    <w:p w:rsidR="001E6A62" w:rsidRPr="00BE6692" w:rsidDel="00FD4AEC" w:rsidRDefault="005B535D" w:rsidP="00BE6692">
      <w:pPr>
        <w:rPr>
          <w:del w:id="1240" w:author="Olga" w:date="2019-04-05T19:00:00Z"/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41" w:author="Olga" w:date="2019-04-30T20:45:00Z">
            <w:rPr>
              <w:del w:id="1242" w:author="Olga" w:date="2019-04-05T19:0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pPrChange w:id="1243" w:author="Olga" w:date="2019-04-30T20:44:00Z">
          <w:pPr>
            <w:jc w:val="center"/>
          </w:pPr>
        </w:pPrChange>
      </w:pPr>
      <w:del w:id="1244" w:author="Olga" w:date="2019-04-30T20:44:00Z">
        <w:r w:rsidRPr="00BE6692" w:rsidDel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2"/>
            <w:szCs w:val="32"/>
            <w:shd w:val="clear" w:color="auto" w:fill="F7F7F7"/>
            <w:lang w:val="ru-RU"/>
            <w:rPrChange w:id="1245" w:author="Olga" w:date="2019-04-30T20:45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delText xml:space="preserve">не понятно </w:delText>
        </w:r>
      </w:del>
      <w:r w:rsidRPr="00BE6692">
        <w:rPr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46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database.js</w:t>
      </w:r>
    </w:p>
    <w:p w:rsidR="005B535D" w:rsidRPr="005B535D" w:rsidRDefault="005B535D" w:rsidP="00BE6692">
      <w:pPr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pPrChange w:id="1247" w:author="Olga" w:date="2019-04-30T20:44:00Z">
          <w:pPr>
            <w:shd w:val="clear" w:color="auto" w:fill="1E1E1E"/>
            <w:spacing w:after="0" w:line="285" w:lineRule="atLeast"/>
          </w:pPr>
        </w:pPrChange>
      </w:pPr>
      <w:del w:id="1248" w:author="Olga" w:date="2019-04-05T19:00:00Z">
        <w:r w:rsidRPr="005B535D" w:rsidDel="00FD4AEC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delText>module.</w:delText>
        </w:r>
        <w:r w:rsidRPr="005B535D" w:rsidDel="00FD4AEC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delText>exports</w:delText>
        </w:r>
        <w:r w:rsidRPr="005B535D" w:rsidDel="00FD4AEC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delText xml:space="preserve"> = () </w:delText>
        </w:r>
        <w:r w:rsidRPr="005B535D" w:rsidDel="00FD4AEC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delText>=&gt;</w:delText>
        </w:r>
        <w:r w:rsidRPr="005B535D" w:rsidDel="00FD4AEC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delText xml:space="preserve"> </w:delText>
        </w:r>
      </w:del>
      <w:del w:id="1249" w:author="Olga" w:date="2019-04-05T18:59:00Z">
        <w:r w:rsidRPr="005B535D" w:rsidDel="00FD4AEC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delText>{</w:delText>
        </w:r>
      </w:del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module.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exports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5B535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new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Promise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resolve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reject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        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Promise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global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Promise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        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'debug'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        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        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on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'error'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error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reject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error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        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on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'close'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'Database connection closed.'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        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once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'open'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resolve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[</w:t>
      </w:r>
      <w:r w:rsidRPr="005B535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]));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        mongoose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connect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MONGO_URL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       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useMongoClient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    });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});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5B535D" w:rsidRPr="00954175" w:rsidRDefault="00C117EC" w:rsidP="005B535D">
      <w:pPr>
        <w:rPr>
          <w:ins w:id="1250" w:author="Olga" w:date="2019-04-23T16:02:00Z"/>
          <w:rFonts w:ascii="Arial" w:hAnsi="Arial" w:cs="Arial"/>
          <w:b/>
          <w:color w:val="FF0066"/>
          <w:sz w:val="32"/>
          <w:szCs w:val="32"/>
          <w:shd w:val="clear" w:color="auto" w:fill="F7F7F7"/>
          <w:rPrChange w:id="1251" w:author="Olga" w:date="2019-04-24T15:25:00Z">
            <w:rPr>
              <w:ins w:id="1252" w:author="Olga" w:date="2019-04-23T16:02:00Z"/>
              <w:rFonts w:ascii="Arial" w:hAnsi="Arial" w:cs="Arial"/>
              <w:b/>
              <w:color w:val="FF0066"/>
              <w:sz w:val="32"/>
              <w:szCs w:val="32"/>
              <w:shd w:val="clear" w:color="auto" w:fill="F7F7F7"/>
              <w:lang w:val="ru-RU"/>
            </w:rPr>
          </w:rPrChange>
        </w:rPr>
      </w:pPr>
      <w:ins w:id="1253" w:author="Olga" w:date="2019-04-23T16:01:00Z">
        <w:r w:rsidRPr="00A76EEE">
          <w:rPr>
            <w:rFonts w:ascii="Arial" w:hAnsi="Arial" w:cs="Arial"/>
            <w:b/>
            <w:color w:val="FF0066"/>
            <w:sz w:val="32"/>
            <w:szCs w:val="32"/>
            <w:shd w:val="clear" w:color="auto" w:fill="F7F7F7"/>
            <w:lang w:val="ru-RU"/>
            <w:rPrChange w:id="1254" w:author="Olga" w:date="2019-04-23T16:01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fldChar w:fldCharType="begin"/>
        </w:r>
        <w:r w:rsidRPr="00954175">
          <w:rPr>
            <w:rFonts w:ascii="Arial" w:hAnsi="Arial" w:cs="Arial"/>
            <w:b/>
            <w:color w:val="FF0066"/>
            <w:sz w:val="32"/>
            <w:szCs w:val="32"/>
            <w:shd w:val="clear" w:color="auto" w:fill="F7F7F7"/>
            <w:rPrChange w:id="1255" w:author="Olga" w:date="2019-04-24T15:25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instrText xml:space="preserve"> HYPERLINK "https://php-academy.kiev.ua/blog/javascript-callbacks-promises-and-async-functions-part-" </w:instrText>
        </w:r>
        <w:r w:rsidRPr="00A76EEE">
          <w:rPr>
            <w:rFonts w:ascii="Arial" w:hAnsi="Arial" w:cs="Arial"/>
            <w:b/>
            <w:color w:val="FF0066"/>
            <w:sz w:val="32"/>
            <w:szCs w:val="32"/>
            <w:shd w:val="clear" w:color="auto" w:fill="F7F7F7"/>
            <w:lang w:val="ru-RU"/>
            <w:rPrChange w:id="1256" w:author="Olga" w:date="2019-04-23T16:01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fldChar w:fldCharType="separate"/>
        </w:r>
        <w:r w:rsidRPr="00A76EEE">
          <w:rPr>
            <w:rStyle w:val="a5"/>
            <w:rFonts w:ascii="Arial" w:hAnsi="Arial" w:cs="Arial"/>
            <w:b/>
            <w:sz w:val="32"/>
            <w:szCs w:val="32"/>
            <w:shd w:val="clear" w:color="auto" w:fill="F7F7F7"/>
            <w:lang w:val="ru-RU"/>
            <w:rPrChange w:id="1257" w:author="Olga" w:date="2019-04-23T16:01:00Z">
              <w:rPr>
                <w:rStyle w:val="a5"/>
                <w:rFonts w:ascii="Courier New" w:hAnsi="Courier New" w:cs="Courier New"/>
                <w:b/>
                <w:sz w:val="48"/>
                <w:szCs w:val="48"/>
                <w:shd w:val="clear" w:color="auto" w:fill="F7F7F7"/>
                <w:lang w:val="ru-RU"/>
              </w:rPr>
            </w:rPrChange>
          </w:rPr>
          <w:t>Обьект</w:t>
        </w:r>
        <w:r w:rsidRPr="00954175">
          <w:rPr>
            <w:rStyle w:val="a5"/>
            <w:rFonts w:ascii="Arial" w:hAnsi="Arial" w:cs="Arial"/>
            <w:b/>
            <w:sz w:val="32"/>
            <w:szCs w:val="32"/>
            <w:shd w:val="clear" w:color="auto" w:fill="F7F7F7"/>
            <w:rPrChange w:id="1258" w:author="Olga" w:date="2019-04-24T15:25:00Z">
              <w:rPr>
                <w:rStyle w:val="a5"/>
                <w:rFonts w:ascii="Courier New" w:hAnsi="Courier New" w:cs="Courier New"/>
                <w:b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 </w:t>
        </w:r>
        <w:r w:rsidRPr="00A76EEE">
          <w:rPr>
            <w:rStyle w:val="a5"/>
            <w:rFonts w:ascii="Arial" w:hAnsi="Arial" w:cs="Arial"/>
            <w:b/>
            <w:sz w:val="32"/>
            <w:szCs w:val="32"/>
            <w:shd w:val="clear" w:color="auto" w:fill="F7F7F7"/>
            <w:lang w:val="ru-RU"/>
            <w:rPrChange w:id="1259" w:author="Olga" w:date="2019-04-23T16:01:00Z">
              <w:rPr>
                <w:rStyle w:val="a5"/>
                <w:rFonts w:ascii="Courier New" w:hAnsi="Courier New" w:cs="Courier New"/>
                <w:b/>
                <w:sz w:val="48"/>
                <w:szCs w:val="48"/>
                <w:shd w:val="clear" w:color="auto" w:fill="F7F7F7"/>
                <w:lang w:val="ru-RU"/>
              </w:rPr>
            </w:rPrChange>
          </w:rPr>
          <w:t>обещания</w:t>
        </w:r>
        <w:r w:rsidRPr="00A76EEE">
          <w:rPr>
            <w:rFonts w:ascii="Arial" w:hAnsi="Arial" w:cs="Arial"/>
            <w:b/>
            <w:color w:val="FF0066"/>
            <w:sz w:val="32"/>
            <w:szCs w:val="32"/>
            <w:shd w:val="clear" w:color="auto" w:fill="F7F7F7"/>
            <w:lang w:val="ru-RU"/>
            <w:rPrChange w:id="1260" w:author="Olga" w:date="2019-04-23T16:01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fldChar w:fldCharType="end"/>
        </w:r>
      </w:ins>
    </w:p>
    <w:p w:rsidR="00A76EEE" w:rsidRPr="00BE6692" w:rsidRDefault="00A76EEE" w:rsidP="005B535D">
      <w:pPr>
        <w:rPr>
          <w:rFonts w:ascii="Arial" w:hAnsi="Arial" w:cs="Arial"/>
          <w:b/>
          <w:color w:val="C45911" w:themeColor="accent2" w:themeShade="BF"/>
          <w:sz w:val="28"/>
          <w:szCs w:val="28"/>
          <w:shd w:val="clear" w:color="auto" w:fill="F7F7F7"/>
          <w:rPrChange w:id="1261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ins w:id="1262" w:author="Olga" w:date="2019-04-23T16:02:00Z">
        <w:r w:rsidRPr="00BE6692">
          <w:rPr>
            <w:rFonts w:ascii="Arial" w:hAnsi="Arial" w:cs="Arial"/>
            <w:b/>
            <w:color w:val="C45911" w:themeColor="accent2" w:themeShade="BF"/>
            <w:sz w:val="28"/>
            <w:szCs w:val="28"/>
            <w:shd w:val="clear" w:color="auto" w:fill="F7F7F7"/>
            <w:rPrChange w:id="1263" w:author="Olga" w:date="2019-04-30T20:45:00Z">
              <w:rPr>
                <w:rFonts w:ascii="Arial" w:hAnsi="Arial" w:cs="Arial"/>
                <w:b/>
                <w:color w:val="FF0066"/>
                <w:sz w:val="32"/>
                <w:szCs w:val="32"/>
                <w:shd w:val="clear" w:color="auto" w:fill="F7F7F7"/>
              </w:rPr>
            </w:rPrChange>
          </w:rPr>
          <w:t>config.js</w:t>
        </w:r>
      </w:ins>
    </w:p>
    <w:p w:rsidR="005B535D" w:rsidRPr="005B535D" w:rsidRDefault="005B535D" w:rsidP="005B535D">
      <w:pPr>
        <w:pStyle w:val="aa"/>
        <w:numPr>
          <w:ilvl w:val="0"/>
          <w:numId w:val="2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module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exports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= {</w:t>
      </w:r>
    </w:p>
    <w:p w:rsidR="005B535D" w:rsidRPr="005B535D" w:rsidRDefault="005B535D" w:rsidP="005B535D">
      <w:pPr>
        <w:pStyle w:val="aa"/>
        <w:numPr>
          <w:ilvl w:val="0"/>
          <w:numId w:val="2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: 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process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env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|| </w:t>
      </w:r>
      <w:r w:rsidRPr="005B535D">
        <w:rPr>
          <w:rFonts w:ascii="Consolas" w:eastAsia="Times New Roman" w:hAnsi="Consolas" w:cs="Times New Roman"/>
          <w:color w:val="B5CEA8"/>
          <w:sz w:val="21"/>
          <w:szCs w:val="21"/>
          <w:lang w:val="ru-RU" w:eastAsia="pl-PL"/>
        </w:rPr>
        <w:t>3000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>,</w:t>
      </w:r>
    </w:p>
    <w:p w:rsidR="005B535D" w:rsidRPr="005B535D" w:rsidRDefault="005B535D" w:rsidP="005B535D">
      <w:pPr>
        <w:pStyle w:val="aa"/>
        <w:numPr>
          <w:ilvl w:val="0"/>
          <w:numId w:val="2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MONGO_URL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'mongodb://localhost/blog'</w:t>
      </w:r>
    </w:p>
    <w:p w:rsidR="005B535D" w:rsidRPr="005B535D" w:rsidRDefault="005B535D" w:rsidP="005B535D">
      <w:pPr>
        <w:pStyle w:val="aa"/>
        <w:numPr>
          <w:ilvl w:val="0"/>
          <w:numId w:val="2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};</w:t>
      </w:r>
    </w:p>
    <w:p w:rsidR="005B535D" w:rsidRPr="00BE6692" w:rsidDel="00BE6692" w:rsidRDefault="005B535D" w:rsidP="005B535D">
      <w:pPr>
        <w:rPr>
          <w:del w:id="1264" w:author="Olga" w:date="2019-04-30T20:45:00Z"/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65" w:author="Olga" w:date="2019-04-30T20:45:00Z">
            <w:rPr>
              <w:del w:id="1266" w:author="Olga" w:date="2019-04-30T20:4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lang w:val="ru-RU"/>
          <w:rPrChange w:id="1267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Создаем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68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lang w:val="ru-RU"/>
          <w:rPrChange w:id="1269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файл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0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1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app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2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.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3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js</w:t>
      </w:r>
      <w:ins w:id="1274" w:author="Olga" w:date="2019-04-30T20:45:00Z">
        <w:r w:rsidR="00BE6692" w:rsidRPr="00BE6692">
          <w:rPr>
            <w:rFonts w:ascii="Arial Unicode MS" w:eastAsia="Arial Unicode MS" w:hAnsi="Arial Unicode MS" w:cs="Arial Unicode MS"/>
            <w:b/>
            <w:color w:val="FF0066"/>
            <w:sz w:val="32"/>
            <w:szCs w:val="32"/>
            <w:shd w:val="clear" w:color="auto" w:fill="F7F7F7"/>
            <w:rPrChange w:id="1275" w:author="Olga" w:date="2019-04-30T20:45:00Z">
              <w:rPr>
                <w:rFonts w:ascii="Arial Unicode MS" w:eastAsia="Arial Unicode MS" w:hAnsi="Arial Unicode MS" w:cs="Arial Unicode MS"/>
                <w:b/>
                <w:color w:val="FF0066"/>
                <w:sz w:val="32"/>
                <w:szCs w:val="32"/>
                <w:shd w:val="clear" w:color="auto" w:fill="F7F7F7"/>
                <w:lang w:val="ru-RU"/>
              </w:rPr>
            </w:rPrChange>
          </w:rPr>
          <w:t xml:space="preserve">. </w:t>
        </w:r>
      </w:ins>
    </w:p>
    <w:p w:rsidR="005B535D" w:rsidRPr="00BE6692" w:rsidRDefault="005B535D" w:rsidP="005B535D">
      <w:pPr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6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lang w:val="ru-RU"/>
          <w:rPrChange w:id="1277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Перенести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78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lang w:val="ru-RU"/>
          <w:rPrChange w:id="1279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часть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80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lang w:val="ru-RU"/>
          <w:rPrChange w:id="1281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с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82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 xml:space="preserve"> 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83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index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84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.</w:t>
      </w:r>
      <w:r w:rsidRPr="00BE6692">
        <w:rPr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  <w:rPrChange w:id="1285" w:author="Olga" w:date="2019-04-30T20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js</w:t>
      </w:r>
    </w:p>
    <w:p w:rsidR="00BE6692" w:rsidRDefault="00BE6692" w:rsidP="005C7B5A">
      <w:pPr>
        <w:jc w:val="center"/>
        <w:rPr>
          <w:ins w:id="1286" w:author="Olga" w:date="2019-04-30T20:45:00Z"/>
          <w:rFonts w:ascii="Arial Unicode MS" w:eastAsia="Arial Unicode MS" w:hAnsi="Arial Unicode MS" w:cs="Arial Unicode MS"/>
          <w:b/>
          <w:color w:val="FF0066"/>
          <w:sz w:val="32"/>
          <w:szCs w:val="32"/>
          <w:shd w:val="clear" w:color="auto" w:fill="F7F7F7"/>
        </w:rPr>
      </w:pPr>
    </w:p>
    <w:p w:rsidR="001E6A62" w:rsidRPr="00BE6692" w:rsidRDefault="00BE6692" w:rsidP="005C7B5A">
      <w:pPr>
        <w:jc w:val="center"/>
        <w:rPr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87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ins w:id="1288" w:author="Olga" w:date="2019-04-30T20:46:00Z">
        <w:r>
          <w:rPr>
            <w:rFonts w:ascii="Arial Unicode MS" w:eastAsia="Arial Unicode MS" w:hAnsi="Arial Unicode MS" w:cs="Arial Unicode MS"/>
            <w:b/>
            <w:color w:val="C45911" w:themeColor="accent2" w:themeShade="BF"/>
            <w:sz w:val="32"/>
            <w:szCs w:val="32"/>
            <w:shd w:val="clear" w:color="auto" w:fill="F7F7F7"/>
          </w:rPr>
          <w:lastRenderedPageBreak/>
          <w:t>a</w:t>
        </w:r>
      </w:ins>
      <w:del w:id="1289" w:author="Olga" w:date="2019-04-30T20:46:00Z">
        <w:r w:rsidR="005B535D" w:rsidRPr="00BE6692" w:rsidDel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2"/>
            <w:szCs w:val="32"/>
            <w:shd w:val="clear" w:color="auto" w:fill="F7F7F7"/>
            <w:rPrChange w:id="1290" w:author="Olga" w:date="2019-04-30T20:46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delText>A</w:delText>
        </w:r>
      </w:del>
      <w:r w:rsidR="005B535D" w:rsidRPr="00BE6692">
        <w:rPr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91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pp</w:t>
      </w:r>
      <w:r w:rsidR="005B535D" w:rsidRPr="00BE6692">
        <w:rPr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92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.</w:t>
      </w:r>
      <w:r w:rsidR="005B535D" w:rsidRPr="00BE6692">
        <w:rPr>
          <w:rFonts w:ascii="Arial Unicode MS" w:eastAsia="Arial Unicode MS" w:hAnsi="Arial Unicode MS" w:cs="Arial Unicode MS"/>
          <w:b/>
          <w:color w:val="C45911" w:themeColor="accent2" w:themeShade="BF"/>
          <w:sz w:val="32"/>
          <w:szCs w:val="32"/>
          <w:shd w:val="clear" w:color="auto" w:fill="F7F7F7"/>
          <w:rPrChange w:id="1293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js</w:t>
      </w:r>
    </w:p>
    <w:p w:rsidR="005B535D" w:rsidRPr="00BE6692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294" w:author="Olga" w:date="2019-04-30T20:45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BE6692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295" w:author="Olga" w:date="2019-04-30T20:45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express</w:t>
      </w:r>
      <w:r w:rsidRPr="00BE6692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296" w:author="Olga" w:date="2019-04-30T20:45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BE6692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297" w:author="Olga" w:date="2019-04-30T20:45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(</w:t>
      </w:r>
      <w:r w:rsidRPr="00BE6692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1298" w:author="Olga" w:date="2019-04-30T20:45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'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express</w:t>
      </w:r>
      <w:r w:rsidRPr="00BE6692">
        <w:rPr>
          <w:rFonts w:ascii="Consolas" w:eastAsia="Times New Roman" w:hAnsi="Consolas" w:cs="Times New Roman"/>
          <w:color w:val="CE9178"/>
          <w:sz w:val="21"/>
          <w:szCs w:val="21"/>
          <w:lang w:eastAsia="pl-PL"/>
          <w:rPrChange w:id="1299" w:author="Olga" w:date="2019-04-30T20:45:00Z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 w:eastAsia="pl-PL"/>
            </w:rPr>
          </w:rPrChange>
        </w:rPr>
        <w:t>'</w:t>
      </w:r>
      <w:r w:rsidRPr="00BE6692">
        <w:rPr>
          <w:rFonts w:ascii="Consolas" w:eastAsia="Times New Roman" w:hAnsi="Consolas" w:cs="Times New Roman"/>
          <w:color w:val="D4D4D4"/>
          <w:sz w:val="21"/>
          <w:szCs w:val="21"/>
          <w:lang w:eastAsia="pl-PL"/>
          <w:rPrChange w:id="1300" w:author="Olga" w:date="2019-04-30T20:45:00Z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 w:eastAsia="pl-PL"/>
            </w:rPr>
          </w:rPrChange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'body-parser'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'view engine'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'ejs'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bodyParser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urlencoded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extended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arr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[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'hello'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'world'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'test'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arr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arr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'create'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'/create'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arr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push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   res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BE6692" w:rsidRDefault="005B535D" w:rsidP="00BE6692">
      <w:pPr>
        <w:rPr>
          <w:rFonts w:ascii="Arial Unicode MS" w:eastAsia="Arial Unicode MS" w:hAnsi="Arial Unicode MS" w:cs="Arial Unicode MS"/>
          <w:b/>
          <w:i/>
          <w:color w:val="FF0066"/>
          <w:sz w:val="32"/>
          <w:szCs w:val="32"/>
          <w:shd w:val="clear" w:color="auto" w:fill="F7F7F7"/>
          <w:rPrChange w:id="1301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pPrChange w:id="1302" w:author="Olga" w:date="2019-04-30T20:46:00Z">
          <w:pPr>
            <w:jc w:val="center"/>
          </w:pPr>
        </w:pPrChange>
      </w:pPr>
      <w:r w:rsidRPr="00BE6692">
        <w:rPr>
          <w:rFonts w:ascii="Arial Unicode MS" w:eastAsia="Arial Unicode MS" w:hAnsi="Arial Unicode MS" w:cs="Arial Unicode MS"/>
          <w:b/>
          <w:i/>
          <w:color w:val="FF0066"/>
          <w:sz w:val="32"/>
          <w:szCs w:val="32"/>
          <w:shd w:val="clear" w:color="auto" w:fill="F7F7F7"/>
          <w:lang w:val="ru-RU"/>
          <w:rPrChange w:id="1303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t>Дописать</w:t>
      </w:r>
    </w:p>
    <w:p w:rsidR="005B535D" w:rsidRPr="005B535D" w:rsidRDefault="005B535D" w:rsidP="005B5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module.</w:t>
      </w: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exports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5B535D" w:rsidRPr="00BE6692" w:rsidRDefault="005B535D" w:rsidP="00BE6692">
      <w:pPr>
        <w:rPr>
          <w:rFonts w:ascii="Arial Unicode MS" w:eastAsia="Arial Unicode MS" w:hAnsi="Arial Unicode MS" w:cs="Arial Unicode MS"/>
          <w:b/>
          <w:color w:val="C45911" w:themeColor="accent2" w:themeShade="BF"/>
          <w:sz w:val="36"/>
          <w:szCs w:val="36"/>
          <w:shd w:val="clear" w:color="auto" w:fill="F7F7F7"/>
          <w:rPrChange w:id="1304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pPrChange w:id="1305" w:author="Olga" w:date="2019-04-30T20:47:00Z">
          <w:pPr>
            <w:jc w:val="center"/>
          </w:pPr>
        </w:pPrChange>
      </w:pPr>
      <w:r w:rsidRPr="00BE6692">
        <w:rPr>
          <w:rFonts w:ascii="Arial Unicode MS" w:eastAsia="Arial Unicode MS" w:hAnsi="Arial Unicode MS" w:cs="Arial Unicode MS"/>
          <w:b/>
          <w:color w:val="C45911" w:themeColor="accent2" w:themeShade="BF"/>
          <w:sz w:val="36"/>
          <w:szCs w:val="36"/>
          <w:shd w:val="clear" w:color="auto" w:fill="F7F7F7"/>
          <w:rPrChange w:id="1306" w:author="Olga" w:date="2019-04-30T20:46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t>index.js</w:t>
      </w:r>
    </w:p>
    <w:p w:rsidR="005B535D" w:rsidRPr="005B535D" w:rsidRDefault="005B535D" w:rsidP="005B535D">
      <w:pPr>
        <w:pStyle w:val="aa"/>
        <w:numPr>
          <w:ilvl w:val="0"/>
          <w:numId w:val="2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</w:p>
    <w:p w:rsidR="005B535D" w:rsidRPr="005B535D" w:rsidRDefault="005B535D" w:rsidP="005B535D">
      <w:pPr>
        <w:pStyle w:val="aa"/>
        <w:numPr>
          <w:ilvl w:val="0"/>
          <w:numId w:val="2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`Example app listening on port ${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}!`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5B535D" w:rsidRPr="005B535D" w:rsidRDefault="005B535D" w:rsidP="005B535D">
      <w:pPr>
        <w:pStyle w:val="aa"/>
        <w:numPr>
          <w:ilvl w:val="0"/>
          <w:numId w:val="2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Del="00BE6692" w:rsidRDefault="005B535D" w:rsidP="005C7B5A">
      <w:pPr>
        <w:jc w:val="center"/>
        <w:rPr>
          <w:del w:id="1307" w:author="Olga" w:date="2019-04-30T20:47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1E6A62" w:rsidRPr="00BE6692" w:rsidRDefault="005B535D" w:rsidP="00BE6692">
      <w:pP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1308" w:author="Olga" w:date="2019-04-30T20:47:00Z">
            <w:rPr>
              <w:shd w:val="clear" w:color="auto" w:fill="F7F7F7"/>
            </w:rPr>
          </w:rPrChange>
        </w:rPr>
        <w:pPrChange w:id="1309" w:author="Olga" w:date="2019-04-30T20:47:00Z">
          <w:pPr>
            <w:pStyle w:val="aa"/>
            <w:jc w:val="center"/>
          </w:pPr>
        </w:pPrChange>
      </w:pPr>
      <w:r w:rsidRPr="00BE6692"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1310" w:author="Olga" w:date="2019-04-30T20:47:00Z">
            <w:rPr>
              <w:shd w:val="clear" w:color="auto" w:fill="F7F7F7"/>
            </w:rPr>
          </w:rPrChange>
        </w:rPr>
        <w:t>+</w:t>
      </w:r>
    </w:p>
    <w:p w:rsidR="005B535D" w:rsidRPr="005B535D" w:rsidRDefault="005B535D" w:rsidP="005B535D">
      <w:pPr>
        <w:pStyle w:val="aa"/>
        <w:numPr>
          <w:ilvl w:val="0"/>
          <w:numId w:val="2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'./app'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database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'./database'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'./config'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B535D" w:rsidRPr="005B535D" w:rsidRDefault="005B535D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1E6A62" w:rsidRPr="005B535D" w:rsidRDefault="001E6A6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BE6692" w:rsidRDefault="00BE6692" w:rsidP="005C7B5A">
      <w:pPr>
        <w:jc w:val="center"/>
        <w:rPr>
          <w:ins w:id="1311" w:author="Olga" w:date="2019-04-30T20:47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692" w:rsidRDefault="00BE6692" w:rsidP="005C7B5A">
      <w:pPr>
        <w:jc w:val="center"/>
        <w:rPr>
          <w:ins w:id="1312" w:author="Olga" w:date="2019-04-30T20:47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692" w:rsidRDefault="00BE6692" w:rsidP="005C7B5A">
      <w:pPr>
        <w:jc w:val="center"/>
        <w:rPr>
          <w:ins w:id="1313" w:author="Olga" w:date="2019-04-30T20:47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1E6A62" w:rsidRPr="005B535D" w:rsidRDefault="005B535D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  <w: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  <w:lastRenderedPageBreak/>
        <w:t>нихера</w:t>
      </w:r>
      <w:r w:rsidRPr="005B535D"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  <w:t xml:space="preserve"> </w:t>
      </w:r>
      <w: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  <w:t>не</w:t>
      </w:r>
      <w:r w:rsidRPr="005B535D"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  <w:t xml:space="preserve"> </w:t>
      </w:r>
      <w: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  <w:t>ясно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'./app'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database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'./database'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'./config'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br/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database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then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info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`Connected to ${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info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host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}:${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info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}/${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info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}`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216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`Example app listening on port ${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config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PORT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}!`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catch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(() </w:t>
      </w:r>
      <w:r w:rsidRPr="005B535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error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'Unable to connect to database'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process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5B535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exit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5B535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5B535D" w:rsidRPr="005B535D" w:rsidRDefault="005B535D" w:rsidP="005B535D">
      <w:pPr>
        <w:pStyle w:val="aa"/>
        <w:numPr>
          <w:ilvl w:val="0"/>
          <w:numId w:val="2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5B535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5B535D" w:rsidRPr="005B535D" w:rsidRDefault="005B535D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1E6A62" w:rsidRPr="005B535D" w:rsidRDefault="001E6A6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1E6A62" w:rsidRDefault="001E6A62" w:rsidP="005C7B5A">
      <w:pPr>
        <w:jc w:val="center"/>
        <w:rPr>
          <w:ins w:id="1314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15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16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17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18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19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20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21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22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Default="00A76EEE" w:rsidP="005C7B5A">
      <w:pPr>
        <w:jc w:val="center"/>
        <w:rPr>
          <w:ins w:id="1323" w:author="Olga" w:date="2019-04-23T16:0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A76EEE" w:rsidRPr="005B535D" w:rsidRDefault="00A76EE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C22C06" w:rsidRPr="00A76EEE" w:rsidRDefault="006A281F" w:rsidP="00C22C06">
      <w:pPr>
        <w:pStyle w:val="1"/>
        <w:shd w:val="clear" w:color="auto" w:fill="121212"/>
        <w:spacing w:before="0" w:beforeAutospacing="0" w:after="0" w:afterAutospacing="0"/>
        <w:rPr>
          <w:rFonts w:ascii="Arial" w:hAnsi="Arial" w:cs="Arial"/>
          <w:b w:val="0"/>
          <w:bCs w:val="0"/>
          <w:rPrChange w:id="1324" w:author="Olga" w:date="2019-04-23T16:05:00Z">
            <w:rPr>
              <w:rFonts w:ascii="Arial" w:hAnsi="Arial" w:cs="Arial"/>
              <w:b w:val="0"/>
              <w:bCs w:val="0"/>
              <w:lang w:val="ru-RU"/>
            </w:rPr>
          </w:rPrChange>
        </w:rPr>
      </w:pPr>
      <w:r w:rsidRPr="00A76EEE">
        <w:rPr>
          <w:rFonts w:ascii="Arial" w:hAnsi="Arial" w:cs="Arial"/>
          <w:b w:val="0"/>
          <w:bCs w:val="0"/>
          <w:rPrChange w:id="1325" w:author="Olga" w:date="2019-04-23T16:05:00Z">
            <w:rPr>
              <w:rFonts w:ascii="Arial" w:hAnsi="Arial" w:cs="Arial"/>
              <w:b w:val="0"/>
              <w:bCs w:val="0"/>
              <w:lang w:val="ru-RU"/>
            </w:rPr>
          </w:rPrChange>
        </w:rPr>
        <w:lastRenderedPageBreak/>
        <w:t>|</w:t>
      </w:r>
      <w:r w:rsidR="00C22C06" w:rsidRPr="00C22C06">
        <w:rPr>
          <w:rFonts w:ascii="Arial" w:hAnsi="Arial" w:cs="Arial"/>
          <w:b w:val="0"/>
          <w:bCs w:val="0"/>
          <w:lang w:val="ru-RU"/>
        </w:rPr>
        <w:t>Создаём</w:t>
      </w:r>
      <w:r w:rsidR="00C22C06" w:rsidRPr="00A76EEE">
        <w:rPr>
          <w:rFonts w:ascii="Arial" w:hAnsi="Arial" w:cs="Arial"/>
          <w:b w:val="0"/>
          <w:bCs w:val="0"/>
          <w:rPrChange w:id="1326" w:author="Olga" w:date="2019-04-23T16:05:00Z">
            <w:rPr>
              <w:rFonts w:ascii="Arial" w:hAnsi="Arial" w:cs="Arial"/>
              <w:b w:val="0"/>
              <w:bCs w:val="0"/>
              <w:lang w:val="ru-RU"/>
            </w:rPr>
          </w:rPrChange>
        </w:rPr>
        <w:t xml:space="preserve"> </w:t>
      </w:r>
      <w:r w:rsidR="00C22C06" w:rsidRPr="00C22C06">
        <w:rPr>
          <w:rFonts w:ascii="Arial" w:hAnsi="Arial" w:cs="Arial"/>
          <w:b w:val="0"/>
          <w:bCs w:val="0"/>
          <w:lang w:val="ru-RU"/>
        </w:rPr>
        <w:t>первую</w:t>
      </w:r>
      <w:r w:rsidR="00C22C06" w:rsidRPr="00A76EEE">
        <w:rPr>
          <w:rFonts w:ascii="Arial" w:hAnsi="Arial" w:cs="Arial"/>
          <w:b w:val="0"/>
          <w:bCs w:val="0"/>
          <w:rPrChange w:id="1327" w:author="Olga" w:date="2019-04-23T16:05:00Z">
            <w:rPr>
              <w:rFonts w:ascii="Arial" w:hAnsi="Arial" w:cs="Arial"/>
              <w:b w:val="0"/>
              <w:bCs w:val="0"/>
              <w:lang w:val="ru-RU"/>
            </w:rPr>
          </w:rPrChange>
        </w:rPr>
        <w:t xml:space="preserve"> </w:t>
      </w:r>
      <w:r w:rsidR="00C22C06" w:rsidRPr="00C22C06">
        <w:rPr>
          <w:rFonts w:ascii="Arial" w:hAnsi="Arial" w:cs="Arial"/>
          <w:b w:val="0"/>
          <w:bCs w:val="0"/>
          <w:lang w:val="ru-RU"/>
        </w:rPr>
        <w:t>модель</w:t>
      </w:r>
    </w:p>
    <w:p w:rsidR="001E6A62" w:rsidRPr="00A76EEE" w:rsidRDefault="006A281F" w:rsidP="006A281F">
      <w:pPr>
        <w:pStyle w:val="a3"/>
        <w:rPr>
          <w:color w:val="44546A" w:themeColor="text2"/>
          <w:shd w:val="clear" w:color="auto" w:fill="F7F7F7"/>
          <w:rPrChange w:id="1328" w:author="Olga" w:date="2019-04-23T16:05:00Z">
            <w:rPr>
              <w:color w:val="44546A" w:themeColor="text2"/>
              <w:shd w:val="clear" w:color="auto" w:fill="F7F7F7"/>
              <w:lang w:val="ru-RU"/>
            </w:rPr>
          </w:rPrChange>
        </w:rPr>
      </w:pPr>
      <w:r w:rsidRPr="006A281F">
        <w:rPr>
          <w:color w:val="44546A" w:themeColor="text2"/>
          <w:shd w:val="clear" w:color="auto" w:fill="F7F7F7"/>
          <w:lang w:val="ru-RU"/>
        </w:rPr>
        <w:t>Модель</w:t>
      </w:r>
    </w:p>
    <w:p w:rsidR="00EB24E0" w:rsidRPr="00A76EEE" w:rsidRDefault="00EB24E0" w:rsidP="00EB24E0">
      <w:pPr>
        <w:rPr>
          <w:rPrChange w:id="1329" w:author="Olga" w:date="2019-04-23T16:05:00Z">
            <w:rPr>
              <w:lang w:val="ru-RU"/>
            </w:rPr>
          </w:rPrChange>
        </w:rPr>
      </w:pPr>
      <w:r>
        <w:rPr>
          <w:lang w:val="ru-RU"/>
        </w:rPr>
        <w:t>Создаем</w:t>
      </w:r>
      <w:r w:rsidRPr="00A76EEE">
        <w:rPr>
          <w:rPrChange w:id="1330" w:author="Olga" w:date="2019-04-23T16:05:00Z">
            <w:rPr>
              <w:lang w:val="ru-RU"/>
            </w:rPr>
          </w:rPrChange>
        </w:rPr>
        <w:t xml:space="preserve"> </w:t>
      </w:r>
      <w:r>
        <w:rPr>
          <w:lang w:val="ru-RU"/>
        </w:rPr>
        <w:t>модель</w:t>
      </w:r>
      <w:r w:rsidRPr="00A76EEE">
        <w:rPr>
          <w:rPrChange w:id="1331" w:author="Olga" w:date="2019-04-23T16:05:00Z">
            <w:rPr>
              <w:lang w:val="ru-RU"/>
            </w:rPr>
          </w:rPrChange>
        </w:rPr>
        <w:t xml:space="preserve"> </w:t>
      </w:r>
      <w:r>
        <w:rPr>
          <w:lang w:val="ru-RU"/>
        </w:rPr>
        <w:t>поста</w:t>
      </w:r>
    </w:p>
    <w:p w:rsidR="00EB24E0" w:rsidRDefault="00EB24E0" w:rsidP="00EB24E0">
      <w:r>
        <w:rPr>
          <w:lang w:val="ru-RU"/>
        </w:rPr>
        <w:t>Папка</w:t>
      </w:r>
      <w:r w:rsidRPr="00A76EEE">
        <w:rPr>
          <w:rPrChange w:id="1332" w:author="Olga" w:date="2019-04-23T16:05:00Z">
            <w:rPr>
              <w:lang w:val="ru-RU"/>
            </w:rPr>
          </w:rPrChange>
        </w:rPr>
        <w:t xml:space="preserve"> </w:t>
      </w:r>
      <w:r w:rsidRPr="000534A7">
        <w:rPr>
          <w:color w:val="ED7D31" w:themeColor="accent2"/>
          <w:rPrChange w:id="1333" w:author="Olga" w:date="2019-04-23T16:07:00Z">
            <w:rPr/>
          </w:rPrChange>
        </w:rPr>
        <w:t>models</w:t>
      </w:r>
      <w:r w:rsidRPr="00A76EEE">
        <w:rPr>
          <w:rPrChange w:id="1334" w:author="Olga" w:date="2019-04-23T16:05:00Z">
            <w:rPr>
              <w:lang w:val="ru-RU"/>
            </w:rPr>
          </w:rPrChange>
        </w:rPr>
        <w:t xml:space="preserve"> -&gt; </w:t>
      </w:r>
      <w:r w:rsidRPr="00EB24E0">
        <w:rPr>
          <w:color w:val="C45911" w:themeColor="accent2" w:themeShade="BF"/>
        </w:rPr>
        <w:t>post</w:t>
      </w:r>
      <w:r w:rsidRPr="00A76EEE">
        <w:rPr>
          <w:color w:val="C45911" w:themeColor="accent2" w:themeShade="BF"/>
          <w:rPrChange w:id="1335" w:author="Olga" w:date="2019-04-23T16:05:00Z">
            <w:rPr>
              <w:color w:val="C45911" w:themeColor="accent2" w:themeShade="BF"/>
              <w:lang w:val="ru-RU"/>
            </w:rPr>
          </w:rPrChange>
        </w:rPr>
        <w:t>.</w:t>
      </w:r>
      <w:r w:rsidRPr="00EB24E0">
        <w:rPr>
          <w:color w:val="C45911" w:themeColor="accent2" w:themeShade="BF"/>
        </w:rPr>
        <w:t>js</w:t>
      </w:r>
    </w:p>
    <w:p w:rsidR="00EB24E0" w:rsidRDefault="00EB24E0" w:rsidP="00EB24E0">
      <w:r>
        <w:t>Подключаем mongoose</w:t>
      </w:r>
    </w:p>
    <w:p w:rsidR="00EB24E0" w:rsidRPr="00EB24E0" w:rsidRDefault="00EB24E0" w:rsidP="00EB2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B24E0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EB24E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B24E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mongoose</w:t>
      </w:r>
      <w:r w:rsidRPr="00EB24E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EB24E0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EB24E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EB24E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'mongoose'</w:t>
      </w:r>
      <w:r w:rsidRPr="00EB24E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1E6A62" w:rsidRPr="003F13D5" w:rsidRDefault="003F13D5" w:rsidP="00EB24E0">
      <w:r>
        <w:rPr>
          <w:lang w:val="ru-RU"/>
        </w:rPr>
        <w:t>Пишем</w:t>
      </w:r>
      <w:r w:rsidRPr="003F13D5">
        <w:t xml:space="preserve"> </w:t>
      </w:r>
      <w:r>
        <w:rPr>
          <w:lang w:val="ru-RU"/>
        </w:rPr>
        <w:t>схему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hema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mongoose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hema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schema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new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</w:t>
      </w:r>
      <w:r w:rsidRPr="00EC73E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chema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type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EC73E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String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required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},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body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type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EC73E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String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3F13D5" w:rsidRDefault="003F13D5" w:rsidP="00EB24E0">
      <w:pPr>
        <w:rPr>
          <w:shd w:val="clear" w:color="auto" w:fill="F7F7F7"/>
        </w:rPr>
      </w:pPr>
    </w:p>
    <w:p w:rsidR="008A67E7" w:rsidRPr="00BE6692" w:rsidRDefault="008A67E7" w:rsidP="00EB24E0">
      <w:pPr>
        <w:rPr>
          <w:color w:val="C45911" w:themeColor="accent2" w:themeShade="BF"/>
          <w:shd w:val="clear" w:color="auto" w:fill="F7F7F7"/>
          <w:rPrChange w:id="1336" w:author="Olga" w:date="2019-04-30T20:49:00Z">
            <w:rPr>
              <w:shd w:val="clear" w:color="auto" w:fill="F7F7F7"/>
            </w:rPr>
          </w:rPrChange>
        </w:rPr>
      </w:pPr>
      <w:r w:rsidRPr="00BE6692">
        <w:rPr>
          <w:color w:val="C45911" w:themeColor="accent2" w:themeShade="BF"/>
          <w:shd w:val="clear" w:color="auto" w:fill="F7F7F7"/>
          <w:lang w:val="ru-RU"/>
          <w:rPrChange w:id="1337" w:author="Olga" w:date="2019-04-30T20:49:00Z">
            <w:rPr>
              <w:shd w:val="clear" w:color="auto" w:fill="F7F7F7"/>
              <w:lang w:val="ru-RU"/>
            </w:rPr>
          </w:rPrChange>
        </w:rPr>
        <w:t>Экспорт</w:t>
      </w:r>
    </w:p>
    <w:p w:rsidR="008A67E7" w:rsidRPr="008A67E7" w:rsidRDefault="008A67E7" w:rsidP="008A6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module.</w:t>
      </w:r>
      <w:r w:rsidRPr="008A67E7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exports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</w:t>
      </w:r>
      <w:r w:rsidRPr="008A67E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 xml:space="preserve"> mongoose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8A67E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model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8A67E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8A67E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schema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8A67E7" w:rsidRDefault="008A67E7" w:rsidP="00EB24E0">
      <w:pPr>
        <w:rPr>
          <w:shd w:val="clear" w:color="auto" w:fill="F7F7F7"/>
        </w:rPr>
      </w:pPr>
    </w:p>
    <w:p w:rsidR="008A67E7" w:rsidRDefault="008A67E7" w:rsidP="00EB24E0">
      <w:pPr>
        <w:rPr>
          <w:color w:val="ED7D31" w:themeColor="accent2"/>
          <w:sz w:val="40"/>
          <w:szCs w:val="40"/>
          <w:shd w:val="clear" w:color="auto" w:fill="F7F7F7"/>
          <w:lang w:val="ru-RU"/>
        </w:rPr>
      </w:pPr>
      <w:r w:rsidRPr="008A67E7">
        <w:rPr>
          <w:color w:val="ED7D31" w:themeColor="accent2"/>
          <w:sz w:val="40"/>
          <w:szCs w:val="40"/>
          <w:shd w:val="clear" w:color="auto" w:fill="F7F7F7"/>
          <w:lang w:val="ru-RU"/>
        </w:rPr>
        <w:t xml:space="preserve">В </w:t>
      </w:r>
      <w:r w:rsidRPr="008A67E7">
        <w:rPr>
          <w:color w:val="ED7D31" w:themeColor="accent2"/>
          <w:sz w:val="40"/>
          <w:szCs w:val="40"/>
          <w:shd w:val="clear" w:color="auto" w:fill="F7F7F7"/>
        </w:rPr>
        <w:t>app</w:t>
      </w:r>
      <w:r w:rsidRPr="008A67E7">
        <w:rPr>
          <w:color w:val="ED7D31" w:themeColor="accent2"/>
          <w:sz w:val="40"/>
          <w:szCs w:val="40"/>
          <w:shd w:val="clear" w:color="auto" w:fill="F7F7F7"/>
          <w:lang w:val="ru-RU"/>
        </w:rPr>
        <w:t>.</w:t>
      </w:r>
      <w:r w:rsidRPr="008A67E7">
        <w:rPr>
          <w:color w:val="ED7D31" w:themeColor="accent2"/>
          <w:sz w:val="40"/>
          <w:szCs w:val="40"/>
          <w:shd w:val="clear" w:color="auto" w:fill="F7F7F7"/>
        </w:rPr>
        <w:t>js</w:t>
      </w:r>
      <w:r w:rsidRPr="008A67E7">
        <w:rPr>
          <w:color w:val="ED7D31" w:themeColor="accent2"/>
          <w:sz w:val="40"/>
          <w:szCs w:val="40"/>
          <w:shd w:val="clear" w:color="auto" w:fill="F7F7F7"/>
          <w:lang w:val="ru-RU"/>
        </w:rPr>
        <w:t xml:space="preserve"> </w:t>
      </w:r>
      <w:r>
        <w:rPr>
          <w:color w:val="ED7D31" w:themeColor="accent2"/>
          <w:sz w:val="40"/>
          <w:szCs w:val="40"/>
          <w:shd w:val="clear" w:color="auto" w:fill="F7F7F7"/>
          <w:lang w:val="ru-RU"/>
        </w:rPr>
        <w:t>подключаем модель поста</w:t>
      </w:r>
    </w:p>
    <w:p w:rsidR="008A67E7" w:rsidRPr="008A67E7" w:rsidRDefault="008A67E7" w:rsidP="008A6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8A67E7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const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8A67E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Post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8A67E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8A67E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'./models/post'</w:t>
      </w:r>
      <w:r w:rsidRPr="008A67E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8A67E7" w:rsidRPr="008A67E7" w:rsidRDefault="008A67E7" w:rsidP="008A6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1751D0" w:rsidRDefault="001751D0" w:rsidP="00EB24E0">
      <w:pPr>
        <w:rPr>
          <w:color w:val="ED7D31" w:themeColor="accent2"/>
          <w:sz w:val="40"/>
          <w:szCs w:val="40"/>
          <w:shd w:val="clear" w:color="auto" w:fill="F7F7F7"/>
        </w:rPr>
      </w:pPr>
      <w:r>
        <w:rPr>
          <w:color w:val="ED7D31" w:themeColor="accent2"/>
          <w:sz w:val="40"/>
          <w:szCs w:val="40"/>
          <w:shd w:val="clear" w:color="auto" w:fill="F7F7F7"/>
        </w:rPr>
        <w:t xml:space="preserve"> Вместо push</w:t>
      </w:r>
    </w:p>
    <w:p w:rsidR="001751D0" w:rsidRPr="001751D0" w:rsidRDefault="001751D0" w:rsidP="0017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arr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751D0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push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1751D0" w:rsidRDefault="001751D0" w:rsidP="00EB24E0">
      <w:pPr>
        <w:rPr>
          <w:color w:val="ED7D31" w:themeColor="accent2"/>
          <w:sz w:val="40"/>
          <w:szCs w:val="40"/>
          <w:shd w:val="clear" w:color="auto" w:fill="F7F7F7"/>
        </w:rPr>
      </w:pPr>
      <w:r>
        <w:rPr>
          <w:color w:val="ED7D31" w:themeColor="accent2"/>
          <w:sz w:val="40"/>
          <w:szCs w:val="40"/>
          <w:shd w:val="clear" w:color="auto" w:fill="F7F7F7"/>
        </w:rPr>
        <w:t>Post</w:t>
      </w:r>
    </w:p>
    <w:p w:rsidR="001751D0" w:rsidRPr="001751D0" w:rsidRDefault="001751D0" w:rsidP="0017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Post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1751D0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create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:rsidR="001751D0" w:rsidRPr="001751D0" w:rsidRDefault="001751D0" w:rsidP="0017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1751D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1751D0" w:rsidRPr="001751D0" w:rsidRDefault="001751D0" w:rsidP="0017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1751D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body</w:t>
      </w: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: </w:t>
      </w:r>
      <w:r w:rsidRPr="001751D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</w:p>
    <w:p w:rsidR="001751D0" w:rsidRPr="001751D0" w:rsidRDefault="001751D0" w:rsidP="0017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</w:pPr>
      <w:r w:rsidRPr="001751D0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</w:rPr>
        <w:t xml:space="preserve">    })</w:t>
      </w:r>
    </w:p>
    <w:p w:rsidR="002377B0" w:rsidRPr="00365926" w:rsidRDefault="00365926" w:rsidP="00EB24E0">
      <w:pPr>
        <w:rPr>
          <w:rFonts w:ascii="Times New Roman" w:hAnsi="Times New Roman" w:cs="Times New Roman"/>
          <w:i/>
          <w:color w:val="ED7D31" w:themeColor="accent2"/>
          <w:sz w:val="32"/>
          <w:szCs w:val="32"/>
          <w:shd w:val="clear" w:color="auto" w:fill="F7F7F7"/>
          <w:lang w:val="ru-RU"/>
        </w:rPr>
      </w:pPr>
      <w:r w:rsidRPr="00365926">
        <w:rPr>
          <w:rFonts w:ascii="Times New Roman" w:hAnsi="Times New Roman" w:cs="Times New Roman"/>
          <w:i/>
          <w:color w:val="ED7D31" w:themeColor="accent2"/>
          <w:sz w:val="32"/>
          <w:szCs w:val="32"/>
          <w:shd w:val="clear" w:color="auto" w:fill="F7F7F7"/>
          <w:lang w:val="ru-RU"/>
        </w:rPr>
        <w:t>Этот объект промис , поэтому его можно записать как, добавив метод</w:t>
      </w:r>
    </w:p>
    <w:p w:rsidR="00365926" w:rsidRPr="00365926" w:rsidRDefault="00365926" w:rsidP="00365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Post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36592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create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:rsidR="00365926" w:rsidRPr="00365926" w:rsidRDefault="00365926" w:rsidP="00365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365926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365926" w:rsidRPr="00365926" w:rsidRDefault="00365926" w:rsidP="00365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365926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body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</w:p>
    <w:p w:rsidR="00365926" w:rsidRPr="00365926" w:rsidRDefault="00365926" w:rsidP="00365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}).</w:t>
      </w:r>
      <w:r w:rsidRPr="0036592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then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post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36592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365926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console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365926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post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365926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_id</w:t>
      </w:r>
      <w:r w:rsidRPr="0036592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:rsidR="00365926" w:rsidRPr="00365926" w:rsidRDefault="00365926" w:rsidP="00365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365926" w:rsidRPr="00365926" w:rsidRDefault="00365926" w:rsidP="00EB24E0">
      <w:pPr>
        <w:rPr>
          <w:color w:val="ED7D31" w:themeColor="accent2"/>
          <w:sz w:val="40"/>
          <w:szCs w:val="40"/>
          <w:shd w:val="clear" w:color="auto" w:fill="F7F7F7"/>
        </w:rPr>
      </w:pPr>
    </w:p>
    <w:p w:rsidR="002377B0" w:rsidRPr="00365926" w:rsidRDefault="000534A7" w:rsidP="00EB24E0">
      <w:pPr>
        <w:rPr>
          <w:color w:val="ED7D31" w:themeColor="accent2"/>
          <w:sz w:val="40"/>
          <w:szCs w:val="40"/>
          <w:shd w:val="clear" w:color="auto" w:fill="F7F7F7"/>
          <w:lang w:val="ru-RU"/>
        </w:rPr>
      </w:pPr>
      <w:ins w:id="1338" w:author="Olga" w:date="2019-04-23T16:18:00Z">
        <w:r>
          <w:rPr>
            <w:color w:val="ED7D31" w:themeColor="accent2"/>
            <w:sz w:val="40"/>
            <w:szCs w:val="40"/>
            <w:shd w:val="clear" w:color="auto" w:fill="F7F7F7"/>
            <w:lang w:val="ru-RU"/>
          </w:rPr>
          <w:fldChar w:fldCharType="begin"/>
        </w:r>
        <w:r>
          <w:rPr>
            <w:color w:val="ED7D31" w:themeColor="accent2"/>
            <w:sz w:val="40"/>
            <w:szCs w:val="40"/>
            <w:shd w:val="clear" w:color="auto" w:fill="F7F7F7"/>
            <w:lang w:val="ru-RU"/>
          </w:rPr>
          <w:instrText xml:space="preserve"> HYPERLINK "http://jsraccoon.ru/es6-destructuring" </w:instrText>
        </w:r>
        <w:r>
          <w:rPr>
            <w:color w:val="ED7D31" w:themeColor="accent2"/>
            <w:sz w:val="40"/>
            <w:szCs w:val="40"/>
            <w:shd w:val="clear" w:color="auto" w:fill="F7F7F7"/>
            <w:lang w:val="ru-RU"/>
          </w:rPr>
          <w:fldChar w:fldCharType="separate"/>
        </w:r>
        <w:r w:rsidR="002377B0" w:rsidRPr="000534A7">
          <w:rPr>
            <w:rStyle w:val="a5"/>
            <w:sz w:val="40"/>
            <w:szCs w:val="40"/>
            <w:shd w:val="clear" w:color="auto" w:fill="F7F7F7"/>
            <w:lang w:val="ru-RU"/>
          </w:rPr>
          <w:t>Реструктаризация</w:t>
        </w:r>
        <w:r>
          <w:rPr>
            <w:color w:val="ED7D31" w:themeColor="accent2"/>
            <w:sz w:val="40"/>
            <w:szCs w:val="40"/>
            <w:shd w:val="clear" w:color="auto" w:fill="F7F7F7"/>
            <w:lang w:val="ru-RU"/>
          </w:rPr>
          <w:fldChar w:fldCharType="end"/>
        </w:r>
      </w:ins>
      <w:r w:rsidR="00365926">
        <w:rPr>
          <w:color w:val="ED7D31" w:themeColor="accent2"/>
          <w:sz w:val="40"/>
          <w:szCs w:val="40"/>
          <w:shd w:val="clear" w:color="auto" w:fill="F7F7F7"/>
          <w:lang w:val="ru-RU"/>
        </w:rPr>
        <w:t>-поля объекта становятся переменными</w:t>
      </w:r>
    </w:p>
    <w:p w:rsidR="002377B0" w:rsidRPr="00BD2C8E" w:rsidRDefault="002377B0" w:rsidP="002377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39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2377B0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lastRenderedPageBreak/>
        <w:t>const</w:t>
      </w: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0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{</w:t>
      </w:r>
    </w:p>
    <w:p w:rsidR="002377B0" w:rsidRPr="00BD2C8E" w:rsidRDefault="002377B0" w:rsidP="002377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1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2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     </w:t>
      </w:r>
      <w:r w:rsidRPr="002377B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3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,</w:t>
      </w:r>
    </w:p>
    <w:p w:rsidR="002377B0" w:rsidRPr="00BD2C8E" w:rsidRDefault="002377B0" w:rsidP="002377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4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5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     </w:t>
      </w:r>
      <w:r w:rsidRPr="002377B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</w:p>
    <w:p w:rsidR="002377B0" w:rsidRPr="00BD2C8E" w:rsidRDefault="002377B0" w:rsidP="002377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6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7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 } =</w:t>
      </w:r>
      <w:r w:rsidRPr="00BD2C8E">
        <w:rPr>
          <w:rFonts w:ascii="Consolas" w:eastAsia="Times New Roman" w:hAnsi="Consolas" w:cs="Times New Roman"/>
          <w:color w:val="9CDCFE"/>
          <w:sz w:val="21"/>
          <w:szCs w:val="21"/>
          <w:lang w:val="ru-RU" w:eastAsia="pl-PL"/>
          <w:rPrChange w:id="1348" w:author="Olga" w:date="2019-04-07T19:17:00Z">
            <w:rPr>
              <w:rFonts w:ascii="Consolas" w:eastAsia="Times New Roman" w:hAnsi="Consolas" w:cs="Times New Roman"/>
              <w:color w:val="9CDCFE"/>
              <w:sz w:val="21"/>
              <w:szCs w:val="21"/>
              <w:lang w:eastAsia="pl-PL"/>
            </w:rPr>
          </w:rPrChange>
        </w:rPr>
        <w:t xml:space="preserve"> </w:t>
      </w:r>
      <w:r w:rsidRPr="002377B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49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.</w:t>
      </w:r>
      <w:r w:rsidRPr="002377B0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50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;</w:t>
      </w:r>
    </w:p>
    <w:p w:rsidR="002377B0" w:rsidRPr="00BD2C8E" w:rsidRDefault="002377B0" w:rsidP="00EB24E0">
      <w:pPr>
        <w:rPr>
          <w:color w:val="ED7D31" w:themeColor="accent2"/>
          <w:sz w:val="40"/>
          <w:szCs w:val="40"/>
          <w:shd w:val="clear" w:color="auto" w:fill="F7F7F7"/>
          <w:lang w:val="ru-RU"/>
          <w:rPrChange w:id="1351" w:author="Olga" w:date="2019-04-07T19:17:00Z">
            <w:rPr>
              <w:color w:val="ED7D31" w:themeColor="accent2"/>
              <w:sz w:val="40"/>
              <w:szCs w:val="40"/>
              <w:shd w:val="clear" w:color="auto" w:fill="F7F7F7"/>
            </w:rPr>
          </w:rPrChange>
        </w:rPr>
      </w:pPr>
    </w:p>
    <w:p w:rsidR="001E6A62" w:rsidRPr="00BE6692" w:rsidRDefault="00EC73EE" w:rsidP="00EC73EE">
      <w:pPr>
        <w:rPr>
          <w:color w:val="C45911" w:themeColor="accent2" w:themeShade="BF"/>
          <w:sz w:val="32"/>
          <w:szCs w:val="32"/>
          <w:shd w:val="clear" w:color="auto" w:fill="F7F7F7"/>
          <w:lang w:val="ru-RU"/>
          <w:rPrChange w:id="1352" w:author="Olga" w:date="2019-04-30T20:49:00Z">
            <w:rPr>
              <w:shd w:val="clear" w:color="auto" w:fill="F7F7F7"/>
            </w:rPr>
          </w:rPrChange>
        </w:rPr>
      </w:pPr>
      <w:r w:rsidRPr="00BE6692">
        <w:rPr>
          <w:color w:val="C45911" w:themeColor="accent2" w:themeShade="BF"/>
          <w:sz w:val="32"/>
          <w:szCs w:val="32"/>
          <w:shd w:val="clear" w:color="auto" w:fill="F7F7F7"/>
          <w:lang w:val="ru-RU"/>
          <w:rPrChange w:id="1353" w:author="Olga" w:date="2019-04-30T20:49:00Z">
            <w:rPr>
              <w:shd w:val="clear" w:color="auto" w:fill="F7F7F7"/>
              <w:lang w:val="ru-RU"/>
            </w:rPr>
          </w:rPrChange>
        </w:rPr>
        <w:t>В</w:t>
      </w:r>
      <w:r w:rsidRPr="00BE6692">
        <w:rPr>
          <w:color w:val="C45911" w:themeColor="accent2" w:themeShade="BF"/>
          <w:sz w:val="32"/>
          <w:szCs w:val="32"/>
          <w:shd w:val="clear" w:color="auto" w:fill="F7F7F7"/>
          <w:lang w:val="ru-RU"/>
          <w:rPrChange w:id="1354" w:author="Olga" w:date="2019-04-30T20:49:00Z">
            <w:rPr>
              <w:shd w:val="clear" w:color="auto" w:fill="F7F7F7"/>
            </w:rPr>
          </w:rPrChange>
        </w:rPr>
        <w:t xml:space="preserve"> </w:t>
      </w:r>
      <w:r w:rsidRPr="00BE6692">
        <w:rPr>
          <w:color w:val="C45911" w:themeColor="accent2" w:themeShade="BF"/>
          <w:sz w:val="32"/>
          <w:szCs w:val="32"/>
          <w:shd w:val="clear" w:color="auto" w:fill="F7F7F7"/>
          <w:rPrChange w:id="1355" w:author="Olga" w:date="2019-04-30T20:49:00Z">
            <w:rPr>
              <w:shd w:val="clear" w:color="auto" w:fill="F7F7F7"/>
            </w:rPr>
          </w:rPrChange>
        </w:rPr>
        <w:t>creat</w:t>
      </w:r>
      <w:r w:rsidRPr="00BE6692">
        <w:rPr>
          <w:color w:val="C45911" w:themeColor="accent2" w:themeShade="BF"/>
          <w:sz w:val="32"/>
          <w:szCs w:val="32"/>
          <w:shd w:val="clear" w:color="auto" w:fill="F7F7F7"/>
          <w:lang w:val="ru-RU"/>
          <w:rPrChange w:id="1356" w:author="Olga" w:date="2019-04-30T20:49:00Z">
            <w:rPr>
              <w:shd w:val="clear" w:color="auto" w:fill="F7F7F7"/>
            </w:rPr>
          </w:rPrChange>
        </w:rPr>
        <w:t>.</w:t>
      </w:r>
      <w:r w:rsidRPr="00BE6692">
        <w:rPr>
          <w:color w:val="C45911" w:themeColor="accent2" w:themeShade="BF"/>
          <w:sz w:val="32"/>
          <w:szCs w:val="32"/>
          <w:shd w:val="clear" w:color="auto" w:fill="F7F7F7"/>
          <w:rPrChange w:id="1357" w:author="Olga" w:date="2019-04-30T20:49:00Z">
            <w:rPr>
              <w:shd w:val="clear" w:color="auto" w:fill="F7F7F7"/>
            </w:rPr>
          </w:rPrChange>
        </w:rPr>
        <w:t>js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"POST"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input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"text"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"title"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br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textarea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"body"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"30"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"7"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"body"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textarea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br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C73E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C73E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"submit"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submit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EC73E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EC73E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EC73EE" w:rsidRPr="00EC73EE" w:rsidRDefault="00EC73EE" w:rsidP="00EC73EE">
      <w:pPr>
        <w:rPr>
          <w:shd w:val="clear" w:color="auto" w:fill="F7F7F7"/>
        </w:rPr>
      </w:pPr>
    </w:p>
    <w:p w:rsidR="001E6A62" w:rsidRDefault="00EC73E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  <w: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  <w:t>Результат</w:t>
      </w:r>
    </w:p>
    <w:p w:rsidR="00EC73EE" w:rsidRPr="00EC73EE" w:rsidRDefault="00EC73E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  <w:r>
        <w:rPr>
          <w:rFonts w:ascii="Courier New" w:hAnsi="Courier New" w:cs="Courier New"/>
          <w:b/>
          <w:noProof/>
          <w:color w:val="FF0066"/>
          <w:sz w:val="48"/>
          <w:szCs w:val="48"/>
          <w:shd w:val="clear" w:color="auto" w:fill="F7F7F7"/>
          <w:lang w:eastAsia="pl-PL"/>
        </w:rPr>
        <w:drawing>
          <wp:inline distT="0" distB="0" distL="0" distR="0">
            <wp:extent cx="6645910" cy="327152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B8C78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40" w:rsidRDefault="004B6740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BF23E2" w:rsidRPr="00BD2C8E" w:rsidRDefault="00BF23E2" w:rsidP="00BF23E2">
      <w:pPr>
        <w:pStyle w:val="ab"/>
        <w:rPr>
          <w:sz w:val="28"/>
          <w:szCs w:val="28"/>
          <w:shd w:val="clear" w:color="auto" w:fill="F7F7F7"/>
          <w:lang w:val="ru-RU"/>
          <w:rPrChange w:id="1358" w:author="Olga" w:date="2019-04-07T19:17:00Z">
            <w:rPr>
              <w:sz w:val="28"/>
              <w:szCs w:val="28"/>
              <w:shd w:val="clear" w:color="auto" w:fill="F7F7F7"/>
            </w:rPr>
          </w:rPrChange>
        </w:rPr>
      </w:pPr>
      <w:r w:rsidRPr="00BF23E2">
        <w:rPr>
          <w:sz w:val="28"/>
          <w:szCs w:val="28"/>
          <w:shd w:val="clear" w:color="auto" w:fill="F7F7F7"/>
          <w:lang w:val="ru-RU"/>
        </w:rPr>
        <w:t xml:space="preserve">Вернемся к модели и добавим </w:t>
      </w:r>
      <w:r w:rsidRPr="00BF23E2">
        <w:rPr>
          <w:sz w:val="28"/>
          <w:szCs w:val="28"/>
          <w:shd w:val="clear" w:color="auto" w:fill="F7F7F7"/>
        </w:rPr>
        <w:t>timestamps</w:t>
      </w:r>
    </w:p>
    <w:p w:rsidR="00BF23E2" w:rsidRDefault="00BF23E2" w:rsidP="00BF23E2">
      <w:pPr>
        <w:pStyle w:val="ab"/>
        <w:rPr>
          <w:sz w:val="28"/>
          <w:szCs w:val="28"/>
          <w:shd w:val="clear" w:color="auto" w:fill="F7F7F7"/>
          <w:lang w:val="ru-RU"/>
        </w:rPr>
      </w:pPr>
      <w:r w:rsidRPr="00BD2C8E">
        <w:rPr>
          <w:sz w:val="28"/>
          <w:szCs w:val="28"/>
          <w:shd w:val="clear" w:color="auto" w:fill="F7F7F7"/>
          <w:lang w:val="ru-RU"/>
          <w:rPrChange w:id="1359" w:author="Olga" w:date="2019-04-07T19:17:00Z">
            <w:rPr>
              <w:sz w:val="28"/>
              <w:szCs w:val="28"/>
              <w:shd w:val="clear" w:color="auto" w:fill="F7F7F7"/>
            </w:rPr>
          </w:rPrChange>
        </w:rPr>
        <w:t>Добавляет дату создания и о</w:t>
      </w:r>
      <w:r w:rsidRPr="00BF23E2">
        <w:rPr>
          <w:sz w:val="28"/>
          <w:szCs w:val="28"/>
          <w:shd w:val="clear" w:color="auto" w:fill="F7F7F7"/>
          <w:lang w:val="ru-RU"/>
        </w:rPr>
        <w:t>бновления</w:t>
      </w:r>
    </w:p>
    <w:p w:rsidR="0004450E" w:rsidRPr="00BD2C8E" w:rsidRDefault="00BF5A98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0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361" w:author="Olga" w:date="2019-04-23T16:24:00Z">
        <w:r>
          <w:rPr>
            <w:rFonts w:ascii="Consolas" w:eastAsia="Times New Roman" w:hAnsi="Consolas" w:cs="Times New Roman"/>
            <w:color w:val="569CD6"/>
            <w:sz w:val="21"/>
            <w:szCs w:val="21"/>
            <w:lang w:val="ru-RU" w:eastAsia="pl-PL"/>
          </w:rPr>
          <w:t>с</w:t>
        </w:r>
      </w:ins>
      <w:r w:rsidR="0004450E" w:rsidRPr="0004450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onst</w:t>
      </w:r>
      <w:r w:rsidR="0004450E"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2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</w:t>
      </w:r>
      <w:r w:rsidR="0004450E" w:rsidRPr="0004450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schema</w:t>
      </w:r>
      <w:r w:rsidR="0004450E"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3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= </w:t>
      </w:r>
      <w:r w:rsidR="0004450E" w:rsidRPr="0004450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new</w:t>
      </w:r>
      <w:r w:rsidR="0004450E"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4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</w:t>
      </w:r>
      <w:r w:rsidR="0004450E" w:rsidRPr="0004450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Schema</w:t>
      </w:r>
      <w:r w:rsidR="0004450E"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5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>({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D2C8E">
        <w:rPr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366" w:author="Olga" w:date="2019-04-07T19:17:00Z">
            <w:rPr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  <w:t xml:space="preserve">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type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4450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String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required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4450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},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body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 {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    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type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4450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String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}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}, {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   </w:t>
      </w:r>
      <w:r w:rsidRPr="0004450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timestamps</w:t>
      </w: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4450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4450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:rsidR="0004450E" w:rsidRPr="0004450E" w:rsidRDefault="0004450E" w:rsidP="0004450E">
      <w:pPr>
        <w:rPr>
          <w:lang w:val="ru-RU"/>
        </w:rPr>
      </w:pPr>
      <w:r>
        <w:rPr>
          <w:noProof/>
          <w:lang w:eastAsia="pl-PL"/>
        </w:rPr>
        <w:drawing>
          <wp:inline distT="0" distB="0" distL="0" distR="0">
            <wp:extent cx="6645910" cy="26289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B8BE4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E2" w:rsidRPr="00BF23E2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134F48" w:rsidRDefault="0004450E" w:rsidP="005C7B5A">
      <w:pPr>
        <w:jc w:val="center"/>
        <w:rPr>
          <w:ins w:id="1367" w:author="Olga" w:date="2019-04-05T16:22:00Z"/>
          <w:rFonts w:ascii="Arial Unicode MS" w:eastAsia="Arial Unicode MS" w:hAnsi="Arial Unicode MS" w:cs="Arial Unicode MS"/>
          <w:b/>
          <w:i/>
          <w:color w:val="538135" w:themeColor="accent6" w:themeShade="BF"/>
          <w:sz w:val="32"/>
          <w:szCs w:val="32"/>
          <w:shd w:val="clear" w:color="auto" w:fill="F7F7F7"/>
          <w:lang w:val="ru-RU"/>
          <w:rPrChange w:id="1368" w:author="Olga" w:date="2019-04-23T16:34:00Z">
            <w:rPr>
              <w:ins w:id="1369" w:author="Olga" w:date="2019-04-05T16:22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  <w:ins w:id="1370" w:author="Olga" w:date="2019-04-05T16:21:00Z">
        <w:r w:rsidRPr="00134F48">
          <w:rPr>
            <w:rFonts w:ascii="Arial Unicode MS" w:eastAsia="Arial Unicode MS" w:hAnsi="Arial Unicode MS" w:cs="Arial Unicode MS"/>
            <w:b/>
            <w:i/>
            <w:color w:val="538135" w:themeColor="accent6" w:themeShade="BF"/>
            <w:sz w:val="32"/>
            <w:szCs w:val="32"/>
            <w:shd w:val="clear" w:color="auto" w:fill="F7F7F7"/>
            <w:lang w:val="ru-RU"/>
            <w:rPrChange w:id="1371" w:author="Olga" w:date="2019-04-23T16:3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Чтоб не было кривых </w:t>
        </w:r>
      </w:ins>
      <w:ins w:id="1372" w:author="Olga" w:date="2019-04-05T16:22:00Z">
        <w:r w:rsidRPr="00134F48">
          <w:rPr>
            <w:rFonts w:ascii="Arial Unicode MS" w:eastAsia="Arial Unicode MS" w:hAnsi="Arial Unicode MS" w:cs="Arial Unicode MS"/>
            <w:b/>
            <w:i/>
            <w:color w:val="538135" w:themeColor="accent6" w:themeShade="BF"/>
            <w:sz w:val="32"/>
            <w:szCs w:val="32"/>
            <w:shd w:val="clear" w:color="auto" w:fill="F7F7F7"/>
            <w:rPrChange w:id="1373" w:author="Olga" w:date="2019-04-23T16:3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ID</w:t>
        </w:r>
      </w:ins>
    </w:p>
    <w:p w:rsidR="0004450E" w:rsidRPr="00134F48" w:rsidRDefault="0004450E" w:rsidP="005C7B5A">
      <w:pPr>
        <w:jc w:val="center"/>
        <w:rPr>
          <w:ins w:id="1374" w:author="Olga" w:date="2019-04-05T16:22:00Z"/>
          <w:rFonts w:ascii="Arial Unicode MS" w:eastAsia="Arial Unicode MS" w:hAnsi="Arial Unicode MS" w:cs="Arial Unicode MS"/>
          <w:b/>
          <w:i/>
          <w:color w:val="538135" w:themeColor="accent6" w:themeShade="BF"/>
          <w:sz w:val="32"/>
          <w:szCs w:val="32"/>
          <w:shd w:val="clear" w:color="auto" w:fill="F7F7F7"/>
          <w:lang w:val="ru-RU"/>
          <w:rPrChange w:id="1375" w:author="Olga" w:date="2019-04-23T16:34:00Z">
            <w:rPr>
              <w:ins w:id="1376" w:author="Olga" w:date="2019-04-05T16:22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  <w:ins w:id="1377" w:author="Olga" w:date="2019-04-05T16:22:00Z">
        <w:r w:rsidRPr="00134F48">
          <w:rPr>
            <w:rFonts w:ascii="Arial Unicode MS" w:eastAsia="Arial Unicode MS" w:hAnsi="Arial Unicode MS" w:cs="Arial Unicode MS"/>
            <w:b/>
            <w:i/>
            <w:color w:val="538135" w:themeColor="accent6" w:themeShade="BF"/>
            <w:sz w:val="32"/>
            <w:szCs w:val="32"/>
            <w:shd w:val="clear" w:color="auto" w:fill="F7F7F7"/>
            <w:lang w:val="ru-RU"/>
            <w:rPrChange w:id="1378" w:author="Olga" w:date="2019-04-23T16:3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А был </w:t>
        </w:r>
        <w:r w:rsidRPr="00134F48">
          <w:rPr>
            <w:rFonts w:ascii="Arial Unicode MS" w:eastAsia="Arial Unicode MS" w:hAnsi="Arial Unicode MS" w:cs="Arial Unicode MS"/>
            <w:b/>
            <w:i/>
            <w:color w:val="538135" w:themeColor="accent6" w:themeShade="BF"/>
            <w:sz w:val="32"/>
            <w:szCs w:val="32"/>
            <w:shd w:val="clear" w:color="auto" w:fill="F7F7F7"/>
            <w:rPrChange w:id="1379" w:author="Olga" w:date="2019-04-23T16:3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JSON</w:t>
        </w:r>
      </w:ins>
    </w:p>
    <w:p w:rsidR="0004450E" w:rsidRPr="00F16A1E" w:rsidRDefault="0004450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0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81" w:author="Olga" w:date="2019-04-05T16:24:00Z"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mongoose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'mongoose'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2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83" w:author="Olga" w:date="2019-04-05T16:24:00Z"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mongoose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;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4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5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86" w:author="Olga" w:date="2019-04-05T16:24:00Z"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new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7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88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title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89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90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type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String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91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92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required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93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94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},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95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96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body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97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398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type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String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399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00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01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02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}, 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03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04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timestamps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05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06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});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07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08" w:author="Olga" w:date="2019-04-05T16:24:00Z"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'toJSON'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09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10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virtuals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11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12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});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13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14" w:author="Olga" w:date="2019-04-05T16:2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15" w:author="Olga" w:date="2019-04-05T16:24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module.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exports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mongoose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model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'Post'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schema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BF23E2" w:rsidRDefault="00BF23E2" w:rsidP="005C7B5A">
      <w:pPr>
        <w:jc w:val="center"/>
        <w:rPr>
          <w:ins w:id="1416" w:author="Olga" w:date="2019-04-05T16:2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04450E" w:rsidRDefault="0004450E" w:rsidP="005C7B5A">
      <w:pPr>
        <w:jc w:val="center"/>
        <w:rPr>
          <w:ins w:id="1417" w:author="Olga" w:date="2019-04-05T16:2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04450E" w:rsidRDefault="0004450E" w:rsidP="005C7B5A">
      <w:pPr>
        <w:jc w:val="center"/>
        <w:rPr>
          <w:ins w:id="1418" w:author="Olga" w:date="2019-04-05T16:2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19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20" w:author="Olga" w:date="2019-04-05T16:25:00Z"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create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21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22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title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title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23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24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body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25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26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then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highlight w:val="darkMagenta"/>
            <w:lang w:eastAsia="pl-PL"/>
            <w:rPrChange w:id="1427" w:author="Olga" w:date="2019-04-05T16:26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console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28" w:author="Olga" w:date="2019-04-05T16:2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highlight w:val="darkMagenta"/>
            <w:lang w:eastAsia="pl-PL"/>
            <w:rPrChange w:id="1429" w:author="Olga" w:date="2019-04-05T16:26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log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30" w:author="Olga" w:date="2019-04-05T16:2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highlight w:val="darkMagenta"/>
            <w:lang w:eastAsia="pl-PL"/>
            <w:rPrChange w:id="1431" w:author="Olga" w:date="2019-04-05T16:26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32" w:author="Olga" w:date="2019-04-05T16:2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highlight w:val="darkMagenta"/>
            <w:lang w:eastAsia="pl-PL"/>
            <w:rPrChange w:id="1433" w:author="Olga" w:date="2019-04-05T16:26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_id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34" w:author="Olga" w:date="2019-04-05T16:2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</w:t>
        </w:r>
      </w:ins>
    </w:p>
    <w:p w:rsidR="0004450E" w:rsidRDefault="0004450E" w:rsidP="005C7B5A">
      <w:pPr>
        <w:jc w:val="center"/>
        <w:rPr>
          <w:ins w:id="1435" w:author="Olga" w:date="2019-04-05T16:2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36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37" w:author="Olga" w:date="2019-04-05T16:25:00Z"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create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38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39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title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title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40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41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04450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body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</w:t>
        </w:r>
      </w:ins>
    </w:p>
    <w:p w:rsidR="0004450E" w:rsidRPr="0004450E" w:rsidRDefault="0004450E" w:rsidP="0004450E">
      <w:pPr>
        <w:shd w:val="clear" w:color="auto" w:fill="1E1E1E"/>
        <w:spacing w:after="0" w:line="285" w:lineRule="atLeast"/>
        <w:rPr>
          <w:ins w:id="1442" w:author="Olga" w:date="2019-04-05T16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43" w:author="Olga" w:date="2019-04-05T16:25:00Z"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then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04450E">
          <w:rPr>
            <w:rFonts w:ascii="Consolas" w:eastAsia="Times New Roman" w:hAnsi="Consolas" w:cs="Times New Roman"/>
            <w:color w:val="4EC9B0"/>
            <w:sz w:val="21"/>
            <w:szCs w:val="21"/>
            <w:highlight w:val="darkMagenta"/>
            <w:lang w:eastAsia="pl-PL"/>
            <w:rPrChange w:id="1444" w:author="Olga" w:date="2019-04-05T16:25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console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45" w:author="Olga" w:date="2019-04-05T16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04450E">
          <w:rPr>
            <w:rFonts w:ascii="Consolas" w:eastAsia="Times New Roman" w:hAnsi="Consolas" w:cs="Times New Roman"/>
            <w:color w:val="DCDCAA"/>
            <w:sz w:val="21"/>
            <w:szCs w:val="21"/>
            <w:highlight w:val="darkMagenta"/>
            <w:lang w:eastAsia="pl-PL"/>
            <w:rPrChange w:id="1446" w:author="Olga" w:date="2019-04-05T16:25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log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47" w:author="Olga" w:date="2019-04-05T16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highlight w:val="darkMagenta"/>
            <w:lang w:eastAsia="pl-PL"/>
            <w:rPrChange w:id="1448" w:author="Olga" w:date="2019-04-05T16:25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post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49" w:author="Olga" w:date="2019-04-05T16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04450E">
          <w:rPr>
            <w:rFonts w:ascii="Consolas" w:eastAsia="Times New Roman" w:hAnsi="Consolas" w:cs="Times New Roman"/>
            <w:color w:val="9CDCFE"/>
            <w:sz w:val="21"/>
            <w:szCs w:val="21"/>
            <w:highlight w:val="darkMagenta"/>
            <w:lang w:eastAsia="pl-PL"/>
            <w:rPrChange w:id="1450" w:author="Olga" w:date="2019-04-05T16:25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id</w:t>
        </w:r>
        <w:r w:rsidRPr="0004450E">
          <w:rPr>
            <w:rFonts w:ascii="Consolas" w:eastAsia="Times New Roman" w:hAnsi="Consolas" w:cs="Times New Roman"/>
            <w:color w:val="D4D4D4"/>
            <w:sz w:val="21"/>
            <w:szCs w:val="21"/>
            <w:highlight w:val="darkMagenta"/>
            <w:lang w:eastAsia="pl-PL"/>
            <w:rPrChange w:id="1451" w:author="Olga" w:date="2019-04-05T16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</w:t>
        </w:r>
      </w:ins>
    </w:p>
    <w:p w:rsidR="0004450E" w:rsidRPr="0004450E" w:rsidRDefault="0004450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1452" w:author="Olga" w:date="2019-04-05T16:24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BF23E2" w:rsidRPr="00BE6692" w:rsidRDefault="00E80360" w:rsidP="005C7B5A">
      <w:pPr>
        <w:jc w:val="center"/>
        <w:rPr>
          <w:ins w:id="1453" w:author="Olga" w:date="2019-04-05T16:38:00Z"/>
          <w:rFonts w:ascii="Bernhard Light TYGRA" w:hAnsi="Bernhard Light TYGRA" w:cs="Courier New"/>
          <w:b/>
          <w:color w:val="FF0066"/>
          <w:sz w:val="36"/>
          <w:szCs w:val="36"/>
          <w:shd w:val="clear" w:color="auto" w:fill="F7F7F7"/>
          <w:lang w:val="ru-RU"/>
          <w:rPrChange w:id="1454" w:author="Olga" w:date="2019-04-30T20:50:00Z">
            <w:rPr>
              <w:ins w:id="1455" w:author="Olga" w:date="2019-04-05T16:38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ins w:id="1456" w:author="Olga" w:date="2019-04-05T16:27:00Z">
        <w:r w:rsidRPr="00BE6692">
          <w:rPr>
            <w:rFonts w:ascii="Bernhard Light TYGRA" w:hAnsi="Bernhard Light TYGRA" w:cs="Courier New"/>
            <w:b/>
            <w:color w:val="FF0066"/>
            <w:sz w:val="36"/>
            <w:szCs w:val="36"/>
            <w:shd w:val="clear" w:color="auto" w:fill="F7F7F7"/>
            <w:lang w:val="ru-RU"/>
            <w:rPrChange w:id="1457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>Выведем коллекцию в наш индекс</w:t>
        </w:r>
      </w:ins>
    </w:p>
    <w:p w:rsidR="00497C11" w:rsidRPr="00BE6692" w:rsidRDefault="00497C11" w:rsidP="00BE6692">
      <w:pPr>
        <w:rPr>
          <w:ins w:id="1458" w:author="Olga" w:date="2019-04-05T16:38:00Z"/>
          <w:rFonts w:ascii="Arial Unicode MS" w:eastAsia="Arial Unicode MS" w:hAnsi="Arial Unicode MS" w:cs="Arial Unicode MS"/>
          <w:b/>
          <w:color w:val="C45911" w:themeColor="accent2" w:themeShade="BF"/>
          <w:sz w:val="36"/>
          <w:szCs w:val="36"/>
          <w:shd w:val="clear" w:color="auto" w:fill="F7F7F7"/>
          <w:lang w:val="ru-RU"/>
          <w:rPrChange w:id="1459" w:author="Olga" w:date="2019-04-30T20:50:00Z">
            <w:rPr>
              <w:ins w:id="1460" w:author="Olga" w:date="2019-04-05T16:38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pPrChange w:id="1461" w:author="Olga" w:date="2019-04-30T20:50:00Z">
          <w:pPr>
            <w:jc w:val="center"/>
          </w:pPr>
        </w:pPrChange>
      </w:pPr>
      <w:ins w:id="1462" w:author="Olga" w:date="2019-04-05T16:38:00Z">
        <w:r w:rsidRPr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6"/>
            <w:szCs w:val="36"/>
            <w:shd w:val="clear" w:color="auto" w:fill="F7F7F7"/>
            <w:lang w:val="ru-RU"/>
            <w:rPrChange w:id="1463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 </w:t>
        </w:r>
        <w:r w:rsidRPr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6"/>
            <w:szCs w:val="36"/>
            <w:shd w:val="clear" w:color="auto" w:fill="F7F7F7"/>
            <w:rPrChange w:id="1464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app</w:t>
        </w:r>
        <w:r w:rsidRPr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6"/>
            <w:szCs w:val="36"/>
            <w:shd w:val="clear" w:color="auto" w:fill="F7F7F7"/>
            <w:lang w:val="ru-RU"/>
            <w:rPrChange w:id="1465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.</w:t>
        </w:r>
        <w:r w:rsidRPr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36"/>
            <w:szCs w:val="36"/>
            <w:shd w:val="clear" w:color="auto" w:fill="F7F7F7"/>
            <w:rPrChange w:id="1466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js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67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68" w:author="Olga" w:date="2019-04-05T16:38:00Z"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97C1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get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97C1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'/'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(</w:t>
        </w:r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req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res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) 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69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70" w:author="Olga" w:date="2019-04-05T16:38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97C1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find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({}).</w:t>
        </w:r>
        <w:r w:rsidRPr="00497C1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then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posts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71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72" w:author="Olga" w:date="2019-04-05T16:38:00Z"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    res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97C1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render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97C1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'index'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{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73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74" w:author="Olga" w:date="2019-04-05T16:38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97C1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posts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497C1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posts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75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76" w:author="Olga" w:date="2019-04-05T16:38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});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77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78" w:author="Olga" w:date="2019-04-05T16:38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79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80" w:author="Olga" w:date="2019-04-05T16:3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81" w:author="Olga" w:date="2019-04-05T16:38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});</w:t>
        </w:r>
      </w:ins>
    </w:p>
    <w:p w:rsidR="00E80360" w:rsidRPr="00E80360" w:rsidDel="00BE6692" w:rsidRDefault="00E80360" w:rsidP="005C7B5A">
      <w:pPr>
        <w:jc w:val="center"/>
        <w:rPr>
          <w:del w:id="1482" w:author="Olga" w:date="2019-04-30T20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1483" w:author="Olga" w:date="2019-04-05T16:38:00Z">
            <w:rPr>
              <w:del w:id="1484" w:author="Olga" w:date="2019-04-30T20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BF23E2" w:rsidRPr="00BE6692" w:rsidRDefault="00497C11" w:rsidP="00BE6692">
      <w:pPr>
        <w:rPr>
          <w:rFonts w:ascii="Arial Unicode MS" w:eastAsia="Arial Unicode MS" w:hAnsi="Arial Unicode MS" w:cs="Arial Unicode MS"/>
          <w:b/>
          <w:color w:val="C45911" w:themeColor="accent2" w:themeShade="BF"/>
          <w:sz w:val="48"/>
          <w:szCs w:val="48"/>
          <w:shd w:val="clear" w:color="auto" w:fill="F7F7F7"/>
          <w:rPrChange w:id="1485" w:author="Olga" w:date="2019-04-30T20:50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486" w:author="Olga" w:date="2019-04-30T20:50:00Z">
          <w:pPr>
            <w:jc w:val="center"/>
          </w:pPr>
        </w:pPrChange>
      </w:pPr>
      <w:ins w:id="1487" w:author="Olga" w:date="2019-04-05T16:38:00Z">
        <w:r w:rsidRPr="00BE6692">
          <w:rPr>
            <w:rFonts w:ascii="Arial Unicode MS" w:eastAsia="Arial Unicode MS" w:hAnsi="Arial Unicode MS" w:cs="Arial Unicode MS"/>
            <w:b/>
            <w:color w:val="C45911" w:themeColor="accent2" w:themeShade="BF"/>
            <w:sz w:val="48"/>
            <w:szCs w:val="48"/>
            <w:shd w:val="clear" w:color="auto" w:fill="F7F7F7"/>
            <w:rPrChange w:id="1488" w:author="Olga" w:date="2019-04-30T20:5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index.ejs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89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90" w:author="Olga" w:date="2019-04-05T16:54:00Z"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ul</w:t>
        </w:r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91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92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497C11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posts.forEach(function(post){ %&gt;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93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94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li</w:t>
        </w:r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95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96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97C11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%= post.title%&gt;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97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498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br</w:t>
        </w:r>
        <w:r w:rsidRPr="00497C11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497C11" w:rsidRPr="00497C11" w:rsidRDefault="00497C11" w:rsidP="00497C11">
      <w:pPr>
        <w:shd w:val="clear" w:color="auto" w:fill="1E1E1E"/>
        <w:spacing w:after="0" w:line="285" w:lineRule="atLeast"/>
        <w:rPr>
          <w:ins w:id="1499" w:author="Olga" w:date="2019-04-05T16:5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500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97C11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%= post.body%&gt;</w:t>
        </w:r>
      </w:ins>
    </w:p>
    <w:p w:rsidR="00497C11" w:rsidRPr="00954175" w:rsidRDefault="00497C11" w:rsidP="00497C11">
      <w:pPr>
        <w:shd w:val="clear" w:color="auto" w:fill="1E1E1E"/>
        <w:spacing w:after="0" w:line="285" w:lineRule="atLeast"/>
        <w:rPr>
          <w:ins w:id="1501" w:author="Olga" w:date="2019-04-05T16:54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502" w:author="Olga" w:date="2019-04-24T15:25:00Z">
            <w:rPr>
              <w:ins w:id="1503" w:author="Olga" w:date="2019-04-05T16:54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504" w:author="Olga" w:date="2019-04-05T16:54:00Z">
        <w:r w:rsidRPr="00497C11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505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&lt;/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li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506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</w:t>
        </w:r>
      </w:ins>
    </w:p>
    <w:p w:rsidR="00497C11" w:rsidRPr="00954175" w:rsidRDefault="00497C11" w:rsidP="00497C11">
      <w:pPr>
        <w:shd w:val="clear" w:color="auto" w:fill="1E1E1E"/>
        <w:spacing w:after="0" w:line="285" w:lineRule="atLeast"/>
        <w:rPr>
          <w:ins w:id="1507" w:author="Olga" w:date="2019-04-05T16:54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508" w:author="Olga" w:date="2019-04-24T15:25:00Z">
            <w:rPr>
              <w:ins w:id="1509" w:author="Olga" w:date="2019-04-05T16:54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510" w:author="Olga" w:date="2019-04-05T16:54:00Z"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11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</w:t>
        </w:r>
        <w:r w:rsidRPr="00954175">
          <w:rPr>
            <w:rFonts w:ascii="Consolas" w:eastAsia="Times New Roman" w:hAnsi="Consolas" w:cs="Times New Roman"/>
            <w:color w:val="F44747"/>
            <w:sz w:val="21"/>
            <w:szCs w:val="21"/>
            <w:lang w:val="ru-RU" w:eastAsia="pl-PL"/>
            <w:rPrChange w:id="1512" w:author="Olga" w:date="2019-04-24T15:25:00Z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pl-PL"/>
              </w:rPr>
            </w:rPrChange>
          </w:rPr>
          <w:t>&lt;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13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% }); %&gt;</w:t>
        </w:r>
      </w:ins>
    </w:p>
    <w:p w:rsidR="00497C11" w:rsidRPr="00954175" w:rsidRDefault="00497C11" w:rsidP="00497C11">
      <w:pPr>
        <w:shd w:val="clear" w:color="auto" w:fill="1E1E1E"/>
        <w:spacing w:after="0" w:line="285" w:lineRule="atLeast"/>
        <w:rPr>
          <w:ins w:id="1514" w:author="Olga" w:date="2019-04-05T16:54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515" w:author="Olga" w:date="2019-04-24T15:25:00Z">
            <w:rPr>
              <w:ins w:id="1516" w:author="Olga" w:date="2019-04-05T16:54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517" w:author="Olga" w:date="2019-04-05T16:54:00Z"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18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519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&lt;/</w:t>
        </w:r>
        <w:r w:rsidRPr="00497C1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ul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520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</w:t>
        </w:r>
      </w:ins>
    </w:p>
    <w:p w:rsidR="00BF23E2" w:rsidRPr="00954175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954175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954175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Del="004E04DF" w:rsidRDefault="00BF23E2" w:rsidP="004E04DF">
      <w:pPr>
        <w:pStyle w:val="1"/>
        <w:shd w:val="clear" w:color="auto" w:fill="121212"/>
        <w:spacing w:before="0" w:beforeAutospacing="0" w:after="0" w:afterAutospacing="0"/>
        <w:rPr>
          <w:del w:id="1521" w:author="Olga" w:date="2019-04-23T20:51:00Z"/>
          <w:rFonts w:ascii="Arial" w:hAnsi="Arial" w:cs="Arial"/>
          <w:b w:val="0"/>
          <w:bCs w:val="0"/>
          <w:lang w:val="ru-RU"/>
        </w:rPr>
      </w:pPr>
    </w:p>
    <w:p w:rsidR="004E04DF" w:rsidRPr="00954175" w:rsidRDefault="004E04DF" w:rsidP="005C7B5A">
      <w:pPr>
        <w:jc w:val="center"/>
        <w:rPr>
          <w:ins w:id="1522" w:author="Olga" w:date="2019-04-23T20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4E04DF" w:rsidRPr="004E04DF" w:rsidRDefault="004E04DF" w:rsidP="004E04DF">
      <w:pPr>
        <w:pStyle w:val="1"/>
        <w:shd w:val="clear" w:color="auto" w:fill="121212"/>
        <w:spacing w:before="0" w:beforeAutospacing="0" w:after="0" w:afterAutospacing="0"/>
        <w:rPr>
          <w:ins w:id="1523" w:author="Olga" w:date="2019-04-23T20:51:00Z"/>
          <w:rFonts w:ascii="Arial" w:hAnsi="Arial" w:cs="Arial"/>
          <w:b w:val="0"/>
          <w:bCs w:val="0"/>
          <w:lang w:val="ru-RU"/>
          <w:rPrChange w:id="1524" w:author="Olga" w:date="2019-04-23T20:51:00Z">
            <w:rPr>
              <w:ins w:id="1525" w:author="Olga" w:date="2019-04-23T20:51:00Z"/>
              <w:rFonts w:ascii="Arial" w:hAnsi="Arial" w:cs="Arial"/>
              <w:b w:val="0"/>
              <w:bCs w:val="0"/>
            </w:rPr>
          </w:rPrChange>
        </w:rPr>
      </w:pPr>
      <w:ins w:id="1526" w:author="Olga" w:date="2019-04-23T20:51:00Z">
        <w:r w:rsidRPr="004E04DF">
          <w:rPr>
            <w:rFonts w:ascii="Arial" w:hAnsi="Arial" w:cs="Arial"/>
            <w:b w:val="0"/>
            <w:bCs w:val="0"/>
            <w:lang w:val="ru-RU"/>
            <w:rPrChange w:id="1527" w:author="Olga" w:date="2019-04-23T20:51:00Z">
              <w:rPr>
                <w:rFonts w:ascii="Arial" w:hAnsi="Arial" w:cs="Arial"/>
                <w:b w:val="0"/>
                <w:bCs w:val="0"/>
              </w:rPr>
            </w:rPrChange>
          </w:rPr>
          <w:t xml:space="preserve"> | Создание </w:t>
        </w:r>
        <w:r>
          <w:rPr>
            <w:rFonts w:ascii="Arial" w:hAnsi="Arial" w:cs="Arial"/>
            <w:b w:val="0"/>
            <w:bCs w:val="0"/>
          </w:rPr>
          <w:t>Layout</w:t>
        </w:r>
        <w:r w:rsidRPr="004E04DF">
          <w:rPr>
            <w:rFonts w:ascii="Arial" w:hAnsi="Arial" w:cs="Arial"/>
            <w:b w:val="0"/>
            <w:bCs w:val="0"/>
            <w:lang w:val="ru-RU"/>
            <w:rPrChange w:id="1528" w:author="Olga" w:date="2019-04-23T20:51:00Z">
              <w:rPr>
                <w:rFonts w:ascii="Arial" w:hAnsi="Arial" w:cs="Arial"/>
                <w:b w:val="0"/>
                <w:bCs w:val="0"/>
              </w:rPr>
            </w:rPrChange>
          </w:rPr>
          <w:t xml:space="preserve"> и хостинг статики</w:t>
        </w:r>
      </w:ins>
    </w:p>
    <w:p w:rsidR="00BF23E2" w:rsidRPr="004E04D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954175" w:rsidRDefault="004E04DF" w:rsidP="005C7B5A">
      <w:pPr>
        <w:jc w:val="center"/>
        <w:rPr>
          <w:ins w:id="1529" w:author="Olga" w:date="2019-04-23T20:53:00Z"/>
          <w:rFonts w:ascii="Bahnschrift Light" w:hAnsi="Bahnschrift Light" w:cs="Courier New"/>
          <w:b/>
          <w:color w:val="2F5496" w:themeColor="accent5" w:themeShade="BF"/>
          <w:sz w:val="48"/>
          <w:szCs w:val="48"/>
          <w:shd w:val="clear" w:color="auto" w:fill="F7F7F7"/>
          <w:lang w:val="ru-RU"/>
          <w:rPrChange w:id="1530" w:author="Olga" w:date="2019-04-24T15:25:00Z">
            <w:rPr>
              <w:ins w:id="1531" w:author="Olga" w:date="2019-04-23T20:53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  <w:ins w:id="1532" w:author="Olga" w:date="2019-04-23T20:53:00Z">
        <w:r w:rsidRPr="004E04DF">
          <w:rPr>
            <w:rFonts w:ascii="Bahnschrift Light" w:hAnsi="Bahnschrift Light" w:cs="Courier New"/>
            <w:b/>
            <w:color w:val="2F5496" w:themeColor="accent5" w:themeShade="BF"/>
            <w:sz w:val="48"/>
            <w:szCs w:val="48"/>
            <w:shd w:val="clear" w:color="auto" w:fill="F7F7F7"/>
            <w:lang w:val="ru-RU"/>
            <w:rPrChange w:id="1533" w:author="Olga" w:date="2019-04-23T20:5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Создание </w:t>
        </w:r>
        <w:r w:rsidRPr="004E04DF">
          <w:rPr>
            <w:rFonts w:ascii="Bahnschrift Light" w:hAnsi="Bahnschrift Light" w:cs="Courier New"/>
            <w:b/>
            <w:color w:val="2F5496" w:themeColor="accent5" w:themeShade="BF"/>
            <w:sz w:val="48"/>
            <w:szCs w:val="48"/>
            <w:shd w:val="clear" w:color="auto" w:fill="F7F7F7"/>
            <w:rPrChange w:id="1534" w:author="Olga" w:date="2019-04-23T20:54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loyout</w:t>
        </w:r>
      </w:ins>
    </w:p>
    <w:p w:rsidR="004E04DF" w:rsidRPr="00954175" w:rsidRDefault="004E04DF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4E04DF" w:rsidRPr="00954175" w:rsidRDefault="004E04DF">
      <w:pPr>
        <w:rPr>
          <w:ins w:id="1535" w:author="Olga" w:date="2019-04-23T20:59:00Z"/>
          <w:shd w:val="clear" w:color="auto" w:fill="F7F7F7"/>
          <w:lang w:val="ru-RU"/>
          <w:rPrChange w:id="1536" w:author="Olga" w:date="2019-04-24T15:25:00Z">
            <w:rPr>
              <w:ins w:id="1537" w:author="Olga" w:date="2019-04-23T20:59:00Z"/>
              <w:shd w:val="clear" w:color="auto" w:fill="F7F7F7"/>
            </w:rPr>
          </w:rPrChange>
        </w:rPr>
        <w:pPrChange w:id="1538" w:author="Olga" w:date="2019-04-23T20:54:00Z">
          <w:pPr>
            <w:jc w:val="center"/>
          </w:pPr>
        </w:pPrChange>
      </w:pPr>
      <w:ins w:id="1539" w:author="Olga" w:date="2019-04-23T20:54:00Z">
        <w:r w:rsidRPr="00C16E45">
          <w:rPr>
            <w:highlight w:val="yellow"/>
            <w:shd w:val="clear" w:color="auto" w:fill="F7F7F7"/>
            <w:rPrChange w:id="1540" w:author="Olga" w:date="2019-04-30T20:50:00Z">
              <w:rPr>
                <w:shd w:val="clear" w:color="auto" w:fill="F7F7F7"/>
              </w:rPr>
            </w:rPrChange>
          </w:rPr>
          <w:t>views</w:t>
        </w:r>
        <w:r w:rsidRPr="00C16E45">
          <w:rPr>
            <w:highlight w:val="yellow"/>
            <w:shd w:val="clear" w:color="auto" w:fill="F7F7F7"/>
            <w:lang w:val="ru-RU"/>
            <w:rPrChange w:id="1541" w:author="Olga" w:date="2019-04-30T20:50:00Z">
              <w:rPr>
                <w:shd w:val="clear" w:color="auto" w:fill="F7F7F7"/>
              </w:rPr>
            </w:rPrChange>
          </w:rPr>
          <w:t xml:space="preserve"> - &gt; папка </w:t>
        </w:r>
        <w:r w:rsidRPr="00C16E45">
          <w:rPr>
            <w:highlight w:val="yellow"/>
            <w:shd w:val="clear" w:color="auto" w:fill="F7F7F7"/>
            <w:rPrChange w:id="1542" w:author="Olga" w:date="2019-04-30T20:50:00Z">
              <w:rPr>
                <w:shd w:val="clear" w:color="auto" w:fill="F7F7F7"/>
                <w:lang w:val="ru-RU"/>
              </w:rPr>
            </w:rPrChange>
          </w:rPr>
          <w:t>loyout</w:t>
        </w:r>
        <w:r w:rsidRPr="00C16E45">
          <w:rPr>
            <w:highlight w:val="yellow"/>
            <w:shd w:val="clear" w:color="auto" w:fill="F7F7F7"/>
            <w:lang w:val="ru-RU"/>
            <w:rPrChange w:id="1543" w:author="Olga" w:date="2019-04-30T20:50:00Z">
              <w:rPr>
                <w:shd w:val="clear" w:color="auto" w:fill="F7F7F7"/>
              </w:rPr>
            </w:rPrChange>
          </w:rPr>
          <w:t xml:space="preserve"> -&gt;</w:t>
        </w:r>
      </w:ins>
      <w:ins w:id="1544" w:author="Olga" w:date="2019-04-23T20:55:00Z">
        <w:r w:rsidRPr="00C16E45">
          <w:rPr>
            <w:highlight w:val="yellow"/>
            <w:shd w:val="clear" w:color="auto" w:fill="F7F7F7"/>
            <w:lang w:val="ru-RU"/>
            <w:rPrChange w:id="1545" w:author="Olga" w:date="2019-04-30T20:50:00Z">
              <w:rPr>
                <w:shd w:val="clear" w:color="auto" w:fill="F7F7F7"/>
                <w:lang w:val="ru-RU"/>
              </w:rPr>
            </w:rPrChange>
          </w:rPr>
          <w:t xml:space="preserve"> : </w:t>
        </w:r>
        <w:r w:rsidRPr="00C16E45">
          <w:rPr>
            <w:highlight w:val="yellow"/>
            <w:shd w:val="clear" w:color="auto" w:fill="F7F7F7"/>
            <w:rPrChange w:id="1546" w:author="Olga" w:date="2019-04-30T20:50:00Z">
              <w:rPr>
                <w:shd w:val="clear" w:color="auto" w:fill="F7F7F7"/>
              </w:rPr>
            </w:rPrChange>
          </w:rPr>
          <w:t>footer</w:t>
        </w:r>
        <w:r w:rsidRPr="00C16E45">
          <w:rPr>
            <w:highlight w:val="yellow"/>
            <w:shd w:val="clear" w:color="auto" w:fill="F7F7F7"/>
            <w:lang w:val="ru-RU"/>
            <w:rPrChange w:id="1547" w:author="Olga" w:date="2019-04-30T20:50:00Z">
              <w:rPr>
                <w:shd w:val="clear" w:color="auto" w:fill="F7F7F7"/>
              </w:rPr>
            </w:rPrChange>
          </w:rPr>
          <w:t>.</w:t>
        </w:r>
        <w:r w:rsidRPr="00C16E45">
          <w:rPr>
            <w:highlight w:val="yellow"/>
            <w:shd w:val="clear" w:color="auto" w:fill="F7F7F7"/>
            <w:rPrChange w:id="1548" w:author="Olga" w:date="2019-04-30T20:50:00Z">
              <w:rPr>
                <w:shd w:val="clear" w:color="auto" w:fill="F7F7F7"/>
              </w:rPr>
            </w:rPrChange>
          </w:rPr>
          <w:t>ejs</w:t>
        </w:r>
      </w:ins>
      <w:ins w:id="1549" w:author="Olga" w:date="2019-04-23T20:56:00Z">
        <w:r w:rsidRPr="00C16E45">
          <w:rPr>
            <w:highlight w:val="yellow"/>
            <w:shd w:val="clear" w:color="auto" w:fill="F7F7F7"/>
            <w:lang w:val="ru-RU"/>
            <w:rPrChange w:id="1550" w:author="Olga" w:date="2019-04-30T20:50:00Z">
              <w:rPr>
                <w:shd w:val="clear" w:color="auto" w:fill="F7F7F7"/>
              </w:rPr>
            </w:rPrChange>
          </w:rPr>
          <w:t xml:space="preserve"> &amp;</w:t>
        </w:r>
        <w:r w:rsidRPr="00C16E45">
          <w:rPr>
            <w:highlight w:val="yellow"/>
            <w:shd w:val="clear" w:color="auto" w:fill="F7F7F7"/>
            <w:rPrChange w:id="1551" w:author="Olga" w:date="2019-04-30T20:50:00Z">
              <w:rPr>
                <w:shd w:val="clear" w:color="auto" w:fill="F7F7F7"/>
              </w:rPr>
            </w:rPrChange>
          </w:rPr>
          <w:t>header</w:t>
        </w:r>
        <w:r w:rsidRPr="00C16E45">
          <w:rPr>
            <w:highlight w:val="yellow"/>
            <w:shd w:val="clear" w:color="auto" w:fill="F7F7F7"/>
            <w:lang w:val="ru-RU"/>
            <w:rPrChange w:id="1552" w:author="Olga" w:date="2019-04-30T20:50:00Z">
              <w:rPr>
                <w:shd w:val="clear" w:color="auto" w:fill="F7F7F7"/>
              </w:rPr>
            </w:rPrChange>
          </w:rPr>
          <w:t>.</w:t>
        </w:r>
        <w:r w:rsidRPr="00C16E45">
          <w:rPr>
            <w:highlight w:val="yellow"/>
            <w:shd w:val="clear" w:color="auto" w:fill="F7F7F7"/>
            <w:rPrChange w:id="1553" w:author="Olga" w:date="2019-04-30T20:50:00Z">
              <w:rPr>
                <w:shd w:val="clear" w:color="auto" w:fill="F7F7F7"/>
              </w:rPr>
            </w:rPrChange>
          </w:rPr>
          <w:t>ejs</w:t>
        </w:r>
      </w:ins>
    </w:p>
    <w:p w:rsidR="004E04DF" w:rsidRDefault="004E04DF">
      <w:pPr>
        <w:rPr>
          <w:ins w:id="1554" w:author="Olga" w:date="2019-04-23T21:01:00Z"/>
          <w:shd w:val="clear" w:color="auto" w:fill="F7F7F7"/>
          <w:lang w:val="ru-RU"/>
        </w:rPr>
        <w:pPrChange w:id="1555" w:author="Olga" w:date="2019-04-23T20:54:00Z">
          <w:pPr>
            <w:jc w:val="center"/>
          </w:pPr>
        </w:pPrChange>
      </w:pPr>
      <w:ins w:id="1556" w:author="Olga" w:date="2019-04-23T20:59:00Z">
        <w:r>
          <w:rPr>
            <w:shd w:val="clear" w:color="auto" w:fill="F7F7F7"/>
            <w:lang w:val="ru-RU"/>
          </w:rPr>
          <w:t xml:space="preserve">переносим нужное с </w:t>
        </w:r>
        <w:r>
          <w:rPr>
            <w:shd w:val="clear" w:color="auto" w:fill="F7F7F7"/>
          </w:rPr>
          <w:t>index</w:t>
        </w:r>
        <w:r w:rsidRPr="004E04DF">
          <w:rPr>
            <w:shd w:val="clear" w:color="auto" w:fill="F7F7F7"/>
            <w:lang w:val="ru-RU"/>
            <w:rPrChange w:id="1557" w:author="Olga" w:date="2019-04-23T20:59:00Z">
              <w:rPr>
                <w:shd w:val="clear" w:color="auto" w:fill="F7F7F7"/>
              </w:rPr>
            </w:rPrChange>
          </w:rPr>
          <w:t>.</w:t>
        </w:r>
        <w:r>
          <w:rPr>
            <w:shd w:val="clear" w:color="auto" w:fill="F7F7F7"/>
          </w:rPr>
          <w:t>ejs</w:t>
        </w:r>
        <w:r>
          <w:rPr>
            <w:shd w:val="clear" w:color="auto" w:fill="F7F7F7"/>
            <w:lang w:val="ru-RU"/>
          </w:rPr>
          <w:t xml:space="preserve">. </w:t>
        </w:r>
      </w:ins>
      <w:ins w:id="1558" w:author="Olga" w:date="2019-04-23T21:00:00Z">
        <w:r>
          <w:rPr>
            <w:shd w:val="clear" w:color="auto" w:fill="F7F7F7"/>
            <w:lang w:val="ru-RU"/>
          </w:rPr>
          <w:t>Распределяем</w:t>
        </w:r>
      </w:ins>
      <w:ins w:id="1559" w:author="Olga" w:date="2019-04-23T20:59:00Z">
        <w:r>
          <w:rPr>
            <w:shd w:val="clear" w:color="auto" w:fill="F7F7F7"/>
            <w:lang w:val="ru-RU"/>
          </w:rPr>
          <w:t xml:space="preserve"> по двум новым</w:t>
        </w:r>
      </w:ins>
    </w:p>
    <w:p w:rsidR="004E04DF" w:rsidRPr="00954175" w:rsidRDefault="004E04DF">
      <w:pPr>
        <w:rPr>
          <w:ins w:id="1560" w:author="Olga" w:date="2019-04-23T21:02:00Z"/>
          <w:shd w:val="clear" w:color="auto" w:fill="F7F7F7"/>
          <w:lang w:val="ru-RU"/>
          <w:rPrChange w:id="1561" w:author="Olga" w:date="2019-04-24T15:25:00Z">
            <w:rPr>
              <w:ins w:id="1562" w:author="Olga" w:date="2019-04-23T21:02:00Z"/>
              <w:shd w:val="clear" w:color="auto" w:fill="F7F7F7"/>
            </w:rPr>
          </w:rPrChange>
        </w:rPr>
        <w:pPrChange w:id="1563" w:author="Olga" w:date="2019-04-23T20:54:00Z">
          <w:pPr>
            <w:jc w:val="center"/>
          </w:pPr>
        </w:pPrChange>
      </w:pPr>
      <w:ins w:id="1564" w:author="Olga" w:date="2019-04-23T21:01:00Z">
        <w:r>
          <w:rPr>
            <w:shd w:val="clear" w:color="auto" w:fill="F7F7F7"/>
            <w:lang w:val="ru-RU"/>
          </w:rPr>
          <w:t xml:space="preserve">подключаем их в </w:t>
        </w:r>
        <w:r>
          <w:rPr>
            <w:shd w:val="clear" w:color="auto" w:fill="F7F7F7"/>
          </w:rPr>
          <w:t>index</w:t>
        </w:r>
        <w:r w:rsidRPr="00954175">
          <w:rPr>
            <w:shd w:val="clear" w:color="auto" w:fill="F7F7F7"/>
            <w:lang w:val="ru-RU"/>
            <w:rPrChange w:id="1565" w:author="Olga" w:date="2019-04-24T15:25:00Z">
              <w:rPr>
                <w:shd w:val="clear" w:color="auto" w:fill="F7F7F7"/>
              </w:rPr>
            </w:rPrChange>
          </w:rPr>
          <w:t>.</w:t>
        </w:r>
        <w:r>
          <w:rPr>
            <w:shd w:val="clear" w:color="auto" w:fill="F7F7F7"/>
          </w:rPr>
          <w:t>ejs</w:t>
        </w:r>
      </w:ins>
    </w:p>
    <w:p w:rsidR="004E04DF" w:rsidRPr="00954175" w:rsidRDefault="004E04DF" w:rsidP="004E04DF">
      <w:pPr>
        <w:shd w:val="clear" w:color="auto" w:fill="1E1E1E"/>
        <w:spacing w:after="0" w:line="285" w:lineRule="atLeast"/>
        <w:rPr>
          <w:ins w:id="1566" w:author="Olga" w:date="2019-04-23T21:03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567" w:author="Olga" w:date="2019-04-24T15:25:00Z">
            <w:rPr>
              <w:ins w:id="1568" w:author="Olga" w:date="2019-04-23T21:03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569" w:author="Olga" w:date="2019-04-23T21:03:00Z">
        <w:r w:rsidRPr="00954175">
          <w:rPr>
            <w:rFonts w:ascii="Consolas" w:eastAsia="Times New Roman" w:hAnsi="Consolas" w:cs="Times New Roman"/>
            <w:color w:val="F44747"/>
            <w:sz w:val="21"/>
            <w:szCs w:val="21"/>
            <w:lang w:val="ru-RU" w:eastAsia="pl-PL"/>
            <w:rPrChange w:id="1570" w:author="Olga" w:date="2019-04-24T15:25:00Z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pl-PL"/>
              </w:rPr>
            </w:rPrChange>
          </w:rPr>
          <w:t>&lt;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71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% </w:t>
        </w:r>
        <w:r w:rsidRPr="004E04DF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include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72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4E04DF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layout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73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/</w:t>
        </w:r>
        <w:r w:rsidRPr="004E04DF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header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74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4E04DF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ejs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575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%&gt;</w:t>
        </w:r>
      </w:ins>
    </w:p>
    <w:p w:rsidR="00782CAD" w:rsidRPr="00782CAD" w:rsidRDefault="00782CAD" w:rsidP="00782CAD">
      <w:pPr>
        <w:shd w:val="clear" w:color="auto" w:fill="1E1E1E"/>
        <w:spacing w:after="0" w:line="285" w:lineRule="atLeast"/>
        <w:rPr>
          <w:ins w:id="1576" w:author="Olga" w:date="2019-04-23T21:03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577" w:author="Olga" w:date="2019-04-23T21:03:00Z">
        <w:r w:rsidRPr="00782CAD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782CA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include layout/footer.ejs%&gt;</w:t>
        </w:r>
      </w:ins>
    </w:p>
    <w:p w:rsidR="004E04DF" w:rsidRPr="004E04DF" w:rsidRDefault="004E04DF">
      <w:pPr>
        <w:rPr>
          <w:ins w:id="1578" w:author="Olga" w:date="2019-04-23T20:54:00Z"/>
          <w:shd w:val="clear" w:color="auto" w:fill="F7F7F7"/>
          <w:rPrChange w:id="1579" w:author="Olga" w:date="2019-04-23T21:01:00Z">
            <w:rPr>
              <w:ins w:id="1580" w:author="Olga" w:date="2019-04-23T20:54:00Z"/>
              <w:shd w:val="clear" w:color="auto" w:fill="F7F7F7"/>
              <w:lang w:val="ru-RU"/>
            </w:rPr>
          </w:rPrChange>
        </w:rPr>
        <w:pPrChange w:id="1581" w:author="Olga" w:date="2019-04-23T20:54:00Z">
          <w:pPr>
            <w:jc w:val="center"/>
          </w:pPr>
        </w:pPrChange>
      </w:pPr>
    </w:p>
    <w:p w:rsidR="004E04DF" w:rsidRPr="00782CAD" w:rsidDel="00782CAD" w:rsidRDefault="004E04DF">
      <w:pPr>
        <w:rPr>
          <w:del w:id="1582" w:author="Olga" w:date="2019-04-23T21:04:00Z"/>
          <w:shd w:val="clear" w:color="auto" w:fill="F7F7F7"/>
          <w:rPrChange w:id="1583" w:author="Olga" w:date="2019-04-23T21:03:00Z">
            <w:rPr>
              <w:del w:id="1584" w:author="Olga" w:date="2019-04-23T21:04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585" w:author="Olga" w:date="2019-04-23T20:54:00Z">
          <w:pPr>
            <w:jc w:val="center"/>
          </w:pPr>
        </w:pPrChange>
      </w:pPr>
    </w:p>
    <w:p w:rsidR="00BF23E2" w:rsidRDefault="00782CAD">
      <w:pPr>
        <w:rPr>
          <w:ins w:id="1586" w:author="Olga" w:date="2019-04-23T21:14:00Z"/>
          <w:shd w:val="clear" w:color="auto" w:fill="F7F7F7"/>
          <w:lang w:val="ru-RU"/>
        </w:rPr>
        <w:pPrChange w:id="1587" w:author="Olga" w:date="2019-04-23T21:04:00Z">
          <w:pPr>
            <w:jc w:val="center"/>
          </w:pPr>
        </w:pPrChange>
      </w:pPr>
      <w:ins w:id="1588" w:author="Olga" w:date="2019-04-23T21:04:00Z">
        <w:r>
          <w:rPr>
            <w:shd w:val="clear" w:color="auto" w:fill="F7F7F7"/>
            <w:lang w:val="ru-RU"/>
          </w:rPr>
          <w:t>Также обработать файл create.ejs</w:t>
        </w:r>
      </w:ins>
    </w:p>
    <w:p w:rsidR="00782CAD" w:rsidRDefault="00A11C8C">
      <w:pPr>
        <w:rPr>
          <w:ins w:id="1589" w:author="Olga" w:date="2019-04-23T21:16:00Z"/>
          <w:b/>
          <w:shd w:val="clear" w:color="auto" w:fill="F7F7F7"/>
          <w:lang w:val="ru-RU"/>
        </w:rPr>
        <w:pPrChange w:id="1590" w:author="Olga" w:date="2019-04-23T21:04:00Z">
          <w:pPr>
            <w:jc w:val="center"/>
          </w:pPr>
        </w:pPrChange>
      </w:pPr>
      <w:ins w:id="1591" w:author="Olga" w:date="2019-04-23T21:14:00Z">
        <w:r>
          <w:rPr>
            <w:shd w:val="clear" w:color="auto" w:fill="F7F7F7"/>
            <w:lang w:val="ru-RU"/>
          </w:rPr>
          <w:t xml:space="preserve">Создаем папку </w:t>
        </w:r>
        <w:r>
          <w:rPr>
            <w:shd w:val="clear" w:color="auto" w:fill="F7F7F7"/>
          </w:rPr>
          <w:t>public</w:t>
        </w:r>
        <w:r w:rsidRPr="00A11C8C">
          <w:rPr>
            <w:shd w:val="clear" w:color="auto" w:fill="F7F7F7"/>
            <w:lang w:val="ru-RU"/>
            <w:rPrChange w:id="1592" w:author="Olga" w:date="2019-04-23T21:15:00Z">
              <w:rPr>
                <w:shd w:val="clear" w:color="auto" w:fill="F7F7F7"/>
              </w:rPr>
            </w:rPrChange>
          </w:rPr>
          <w:t xml:space="preserve">. </w:t>
        </w:r>
        <w:r w:rsidRPr="00A11C8C">
          <w:rPr>
            <w:b/>
            <w:shd w:val="clear" w:color="auto" w:fill="F7F7F7"/>
            <w:lang w:val="ru-RU"/>
            <w:rPrChange w:id="1593" w:author="Olga" w:date="2019-04-23T21:15:00Z">
              <w:rPr>
                <w:shd w:val="clear" w:color="auto" w:fill="F7F7F7"/>
                <w:lang w:val="ru-RU"/>
              </w:rPr>
            </w:rPrChange>
          </w:rPr>
          <w:t>В ней будут хранится все наши стили и скрипты</w:t>
        </w:r>
      </w:ins>
    </w:p>
    <w:p w:rsidR="00A11C8C" w:rsidRPr="00A11C8C" w:rsidRDefault="00A11C8C">
      <w:pPr>
        <w:rPr>
          <w:shd w:val="clear" w:color="auto" w:fill="F7F7F7"/>
          <w:lang w:val="ru-RU"/>
          <w:rPrChange w:id="1594" w:author="Olga" w:date="2019-04-23T21:19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595" w:author="Olga" w:date="2019-04-23T21:04:00Z">
          <w:pPr>
            <w:jc w:val="center"/>
          </w:pPr>
        </w:pPrChange>
      </w:pPr>
      <w:ins w:id="1596" w:author="Olga" w:date="2019-04-23T21:16:00Z">
        <w:r>
          <w:rPr>
            <w:b/>
            <w:shd w:val="clear" w:color="auto" w:fill="F7F7F7"/>
            <w:lang w:val="ru-RU"/>
          </w:rPr>
          <w:t>В ней</w:t>
        </w:r>
      </w:ins>
      <w:ins w:id="1597" w:author="Olga" w:date="2019-04-23T21:17:00Z">
        <w:r>
          <w:rPr>
            <w:b/>
            <w:shd w:val="clear" w:color="auto" w:fill="F7F7F7"/>
            <w:lang w:val="ru-RU"/>
          </w:rPr>
          <w:t xml:space="preserve"> папки</w:t>
        </w:r>
      </w:ins>
      <w:ins w:id="1598" w:author="Olga" w:date="2019-04-23T21:18:00Z">
        <w:r w:rsidRPr="00A11C8C">
          <w:rPr>
            <w:b/>
            <w:shd w:val="clear" w:color="auto" w:fill="F7F7F7"/>
            <w:lang w:val="ru-RU"/>
            <w:rPrChange w:id="1599" w:author="Olga" w:date="2019-04-23T21:18:00Z">
              <w:rPr>
                <w:b/>
                <w:shd w:val="clear" w:color="auto" w:fill="F7F7F7"/>
              </w:rPr>
            </w:rPrChange>
          </w:rPr>
          <w:t xml:space="preserve"> </w:t>
        </w:r>
        <w:r>
          <w:rPr>
            <w:b/>
            <w:shd w:val="clear" w:color="auto" w:fill="F7F7F7"/>
            <w:lang w:val="ru-RU"/>
          </w:rPr>
          <w:t>и в них</w:t>
        </w:r>
      </w:ins>
      <w:ins w:id="1600" w:author="Olga" w:date="2019-04-23T21:16:00Z">
        <w:r>
          <w:rPr>
            <w:b/>
            <w:shd w:val="clear" w:color="auto" w:fill="F7F7F7"/>
            <w:lang w:val="ru-RU"/>
          </w:rPr>
          <w:t xml:space="preserve">: </w:t>
        </w:r>
      </w:ins>
      <w:ins w:id="1601" w:author="Olga" w:date="2019-04-23T21:17:00Z">
        <w:r>
          <w:rPr>
            <w:shd w:val="clear" w:color="auto" w:fill="F7F7F7"/>
          </w:rPr>
          <w:t>images</w:t>
        </w:r>
        <w:r w:rsidRPr="00A11C8C">
          <w:rPr>
            <w:shd w:val="clear" w:color="auto" w:fill="F7F7F7"/>
            <w:lang w:val="ru-RU"/>
            <w:rPrChange w:id="1602" w:author="Olga" w:date="2019-04-23T21:18:00Z">
              <w:rPr>
                <w:shd w:val="clear" w:color="auto" w:fill="F7F7F7"/>
              </w:rPr>
            </w:rPrChange>
          </w:rPr>
          <w:t xml:space="preserve">, </w:t>
        </w:r>
        <w:r>
          <w:rPr>
            <w:shd w:val="clear" w:color="auto" w:fill="F7F7F7"/>
          </w:rPr>
          <w:t>javascripts</w:t>
        </w:r>
      </w:ins>
      <w:ins w:id="1603" w:author="Olga" w:date="2019-04-23T21:19:00Z">
        <w:r w:rsidRPr="00A11C8C">
          <w:rPr>
            <w:shd w:val="clear" w:color="auto" w:fill="F7F7F7"/>
            <w:lang w:val="ru-RU"/>
            <w:rPrChange w:id="1604" w:author="Olga" w:date="2019-04-23T21:19:00Z">
              <w:rPr>
                <w:shd w:val="clear" w:color="auto" w:fill="F7F7F7"/>
              </w:rPr>
            </w:rPrChange>
          </w:rPr>
          <w:t>(</w:t>
        </w:r>
        <w:r>
          <w:rPr>
            <w:shd w:val="clear" w:color="auto" w:fill="F7F7F7"/>
          </w:rPr>
          <w:t>scripts</w:t>
        </w:r>
        <w:r w:rsidRPr="00A11C8C">
          <w:rPr>
            <w:shd w:val="clear" w:color="auto" w:fill="F7F7F7"/>
            <w:lang w:val="ru-RU"/>
            <w:rPrChange w:id="1605" w:author="Olga" w:date="2019-04-23T21:19:00Z">
              <w:rPr>
                <w:shd w:val="clear" w:color="auto" w:fill="F7F7F7"/>
              </w:rPr>
            </w:rPrChange>
          </w:rPr>
          <w:t>.</w:t>
        </w:r>
        <w:r>
          <w:rPr>
            <w:shd w:val="clear" w:color="auto" w:fill="F7F7F7"/>
          </w:rPr>
          <w:t>js</w:t>
        </w:r>
        <w:r w:rsidRPr="00A11C8C">
          <w:rPr>
            <w:shd w:val="clear" w:color="auto" w:fill="F7F7F7"/>
            <w:lang w:val="ru-RU"/>
            <w:rPrChange w:id="1606" w:author="Olga" w:date="2019-04-23T21:19:00Z">
              <w:rPr>
                <w:shd w:val="clear" w:color="auto" w:fill="F7F7F7"/>
              </w:rPr>
            </w:rPrChange>
          </w:rPr>
          <w:t>)</w:t>
        </w:r>
      </w:ins>
      <w:ins w:id="1607" w:author="Olga" w:date="2019-04-23T21:17:00Z">
        <w:r w:rsidRPr="00A11C8C">
          <w:rPr>
            <w:shd w:val="clear" w:color="auto" w:fill="F7F7F7"/>
            <w:lang w:val="ru-RU"/>
            <w:rPrChange w:id="1608" w:author="Olga" w:date="2019-04-23T21:18:00Z">
              <w:rPr>
                <w:shd w:val="clear" w:color="auto" w:fill="F7F7F7"/>
              </w:rPr>
            </w:rPrChange>
          </w:rPr>
          <w:t xml:space="preserve">, </w:t>
        </w:r>
        <w:r>
          <w:rPr>
            <w:shd w:val="clear" w:color="auto" w:fill="F7F7F7"/>
          </w:rPr>
          <w:t>stylesheets</w:t>
        </w:r>
      </w:ins>
      <w:ins w:id="1609" w:author="Olga" w:date="2019-04-23T21:19:00Z">
        <w:r>
          <w:rPr>
            <w:shd w:val="clear" w:color="auto" w:fill="F7F7F7"/>
            <w:lang w:val="ru-RU"/>
          </w:rPr>
          <w:t>(styles.css)</w:t>
        </w:r>
      </w:ins>
    </w:p>
    <w:p w:rsidR="00BF23E2" w:rsidRDefault="00A11C8C">
      <w:pPr>
        <w:rPr>
          <w:ins w:id="1610" w:author="Olga" w:date="2019-04-23T21:24:00Z"/>
          <w:b/>
          <w:color w:val="2F5496" w:themeColor="accent5" w:themeShade="BF"/>
          <w:shd w:val="clear" w:color="auto" w:fill="F7F7F7"/>
          <w:lang w:val="ru-RU"/>
        </w:rPr>
        <w:pPrChange w:id="1611" w:author="Olga" w:date="2019-04-23T21:23:00Z">
          <w:pPr>
            <w:jc w:val="center"/>
          </w:pPr>
        </w:pPrChange>
      </w:pPr>
      <w:ins w:id="1612" w:author="Olga" w:date="2019-04-23T21:23:00Z">
        <w:r w:rsidRPr="0043633B">
          <w:rPr>
            <w:b/>
            <w:color w:val="2F5496" w:themeColor="accent5" w:themeShade="BF"/>
            <w:shd w:val="clear" w:color="auto" w:fill="F7F7F7"/>
            <w:lang w:val="ru-RU"/>
            <w:rPrChange w:id="1613" w:author="Olga" w:date="2019-04-23T21:24:00Z">
              <w:rPr>
                <w:shd w:val="clear" w:color="auto" w:fill="F7F7F7"/>
                <w:lang w:val="ru-RU"/>
              </w:rPr>
            </w:rPrChange>
          </w:rPr>
          <w:t xml:space="preserve">В </w:t>
        </w:r>
        <w:r w:rsidRPr="0043633B">
          <w:rPr>
            <w:b/>
            <w:color w:val="2F5496" w:themeColor="accent5" w:themeShade="BF"/>
            <w:shd w:val="clear" w:color="auto" w:fill="F7F7F7"/>
            <w:rPrChange w:id="1614" w:author="Olga" w:date="2019-04-23T21:24:00Z">
              <w:rPr>
                <w:shd w:val="clear" w:color="auto" w:fill="F7F7F7"/>
              </w:rPr>
            </w:rPrChange>
          </w:rPr>
          <w:t>node</w:t>
        </w:r>
        <w:r w:rsidRPr="0043633B">
          <w:rPr>
            <w:b/>
            <w:color w:val="2F5496" w:themeColor="accent5" w:themeShade="BF"/>
            <w:shd w:val="clear" w:color="auto" w:fill="F7F7F7"/>
            <w:lang w:val="ru-RU"/>
            <w:rPrChange w:id="1615" w:author="Olga" w:date="2019-04-23T21:24:00Z">
              <w:rPr>
                <w:shd w:val="clear" w:color="auto" w:fill="F7F7F7"/>
              </w:rPr>
            </w:rPrChange>
          </w:rPr>
          <w:t>.</w:t>
        </w:r>
        <w:r w:rsidRPr="0043633B">
          <w:rPr>
            <w:b/>
            <w:color w:val="2F5496" w:themeColor="accent5" w:themeShade="BF"/>
            <w:shd w:val="clear" w:color="auto" w:fill="F7F7F7"/>
            <w:rPrChange w:id="1616" w:author="Olga" w:date="2019-04-23T21:24:00Z">
              <w:rPr>
                <w:shd w:val="clear" w:color="auto" w:fill="F7F7F7"/>
              </w:rPr>
            </w:rPrChange>
          </w:rPr>
          <w:t>js</w:t>
        </w:r>
        <w:r w:rsidRPr="0043633B">
          <w:rPr>
            <w:b/>
            <w:color w:val="2F5496" w:themeColor="accent5" w:themeShade="BF"/>
            <w:shd w:val="clear" w:color="auto" w:fill="F7F7F7"/>
            <w:lang w:val="ru-RU"/>
            <w:rPrChange w:id="1617" w:author="Olga" w:date="2019-04-23T21:24:00Z">
              <w:rPr>
                <w:shd w:val="clear" w:color="auto" w:fill="F7F7F7"/>
              </w:rPr>
            </w:rPrChange>
          </w:rPr>
          <w:t xml:space="preserve"> </w:t>
        </w:r>
        <w:r w:rsidRPr="0043633B">
          <w:rPr>
            <w:b/>
            <w:color w:val="2F5496" w:themeColor="accent5" w:themeShade="BF"/>
            <w:shd w:val="clear" w:color="auto" w:fill="F7F7F7"/>
            <w:rPrChange w:id="1618" w:author="Olga" w:date="2019-04-23T21:24:00Z">
              <w:rPr>
                <w:shd w:val="clear" w:color="auto" w:fill="F7F7F7"/>
              </w:rPr>
            </w:rPrChange>
          </w:rPr>
          <w:t>express</w:t>
        </w:r>
        <w:r w:rsidRPr="0043633B">
          <w:rPr>
            <w:b/>
            <w:color w:val="2F5496" w:themeColor="accent5" w:themeShade="BF"/>
            <w:shd w:val="clear" w:color="auto" w:fill="F7F7F7"/>
            <w:lang w:val="ru-RU"/>
            <w:rPrChange w:id="1619" w:author="Olga" w:date="2019-04-23T21:24:00Z">
              <w:rPr>
                <w:shd w:val="clear" w:color="auto" w:fill="F7F7F7"/>
              </w:rPr>
            </w:rPrChange>
          </w:rPr>
          <w:t xml:space="preserve"> </w:t>
        </w:r>
        <w:r w:rsidRPr="0043633B">
          <w:rPr>
            <w:b/>
            <w:color w:val="2F5496" w:themeColor="accent5" w:themeShade="BF"/>
            <w:shd w:val="clear" w:color="auto" w:fill="F7F7F7"/>
            <w:lang w:val="ru-RU"/>
            <w:rPrChange w:id="1620" w:author="Olga" w:date="2019-04-23T21:24:00Z">
              <w:rPr>
                <w:shd w:val="clear" w:color="auto" w:fill="F7F7F7"/>
                <w:lang w:val="ru-RU"/>
              </w:rPr>
            </w:rPrChange>
          </w:rPr>
          <w:t>нужно указать чтоб он хостил папку</w:t>
        </w:r>
      </w:ins>
    </w:p>
    <w:p w:rsidR="0043633B" w:rsidRPr="0043633B" w:rsidRDefault="0043633B">
      <w:pPr>
        <w:rPr>
          <w:ins w:id="1621" w:author="Olga" w:date="2019-04-23T21:25:00Z"/>
          <w:color w:val="262626" w:themeColor="text1" w:themeTint="D9"/>
          <w:shd w:val="clear" w:color="auto" w:fill="F7F7F7"/>
          <w:lang w:val="ru-RU"/>
          <w:rPrChange w:id="1622" w:author="Olga" w:date="2019-04-23T21:25:00Z">
            <w:rPr>
              <w:ins w:id="1623" w:author="Olga" w:date="2019-04-23T21:25:00Z"/>
              <w:color w:val="262626" w:themeColor="text1" w:themeTint="D9"/>
              <w:shd w:val="clear" w:color="auto" w:fill="F7F7F7"/>
            </w:rPr>
          </w:rPrChange>
        </w:rPr>
        <w:pPrChange w:id="1624" w:author="Olga" w:date="2019-04-23T21:24:00Z">
          <w:pPr>
            <w:jc w:val="center"/>
          </w:pPr>
        </w:pPrChange>
      </w:pPr>
      <w:ins w:id="1625" w:author="Olga" w:date="2019-04-23T21:25:00Z">
        <w:r>
          <w:rPr>
            <w:color w:val="262626" w:themeColor="text1" w:themeTint="D9"/>
            <w:shd w:val="clear" w:color="auto" w:fill="F7F7F7"/>
            <w:lang w:val="ru-RU"/>
          </w:rPr>
          <w:t xml:space="preserve">Для этого подключим модель </w:t>
        </w:r>
        <w:r>
          <w:rPr>
            <w:color w:val="262626" w:themeColor="text1" w:themeTint="D9"/>
            <w:shd w:val="clear" w:color="auto" w:fill="F7F7F7"/>
          </w:rPr>
          <w:t>PATH</w:t>
        </w:r>
        <w:r w:rsidRPr="0043633B">
          <w:rPr>
            <w:color w:val="262626" w:themeColor="text1" w:themeTint="D9"/>
            <w:shd w:val="clear" w:color="auto" w:fill="F7F7F7"/>
            <w:lang w:val="ru-RU"/>
            <w:rPrChange w:id="1626" w:author="Olga" w:date="2019-04-23T21:25:00Z">
              <w:rPr>
                <w:color w:val="262626" w:themeColor="text1" w:themeTint="D9"/>
                <w:shd w:val="clear" w:color="auto" w:fill="F7F7F7"/>
              </w:rPr>
            </w:rPrChange>
          </w:rPr>
          <w:t xml:space="preserve"> </w:t>
        </w:r>
        <w:r>
          <w:rPr>
            <w:color w:val="262626" w:themeColor="text1" w:themeTint="D9"/>
            <w:shd w:val="clear" w:color="auto" w:fill="F7F7F7"/>
            <w:lang w:val="ru-RU"/>
          </w:rPr>
          <w:t xml:space="preserve">в </w:t>
        </w:r>
        <w:r>
          <w:rPr>
            <w:color w:val="262626" w:themeColor="text1" w:themeTint="D9"/>
            <w:shd w:val="clear" w:color="auto" w:fill="F7F7F7"/>
          </w:rPr>
          <w:t>app</w:t>
        </w:r>
        <w:r w:rsidRPr="0043633B">
          <w:rPr>
            <w:color w:val="262626" w:themeColor="text1" w:themeTint="D9"/>
            <w:shd w:val="clear" w:color="auto" w:fill="F7F7F7"/>
            <w:lang w:val="ru-RU"/>
            <w:rPrChange w:id="1627" w:author="Olga" w:date="2019-04-23T21:25:00Z">
              <w:rPr>
                <w:color w:val="262626" w:themeColor="text1" w:themeTint="D9"/>
                <w:shd w:val="clear" w:color="auto" w:fill="F7F7F7"/>
              </w:rPr>
            </w:rPrChange>
          </w:rPr>
          <w:t>.</w:t>
        </w:r>
        <w:r>
          <w:rPr>
            <w:color w:val="262626" w:themeColor="text1" w:themeTint="D9"/>
            <w:shd w:val="clear" w:color="auto" w:fill="F7F7F7"/>
          </w:rPr>
          <w:t>js</w:t>
        </w:r>
      </w:ins>
    </w:p>
    <w:p w:rsidR="0043633B" w:rsidRPr="00954175" w:rsidRDefault="0043633B" w:rsidP="0043633B">
      <w:pPr>
        <w:shd w:val="clear" w:color="auto" w:fill="1E1E1E"/>
        <w:spacing w:after="0" w:line="285" w:lineRule="atLeast"/>
        <w:rPr>
          <w:ins w:id="1628" w:author="Olga" w:date="2019-04-23T21:26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629" w:author="Olga" w:date="2019-04-24T15:25:00Z">
            <w:rPr>
              <w:ins w:id="1630" w:author="Olga" w:date="2019-04-23T21:2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631" w:author="Olga" w:date="2019-04-23T21:26:00Z">
        <w:r w:rsidRPr="0043633B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32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43633B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33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43633B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34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35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43633B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path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36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37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43633B" w:rsidRPr="00D82F51" w:rsidRDefault="0043633B">
      <w:pPr>
        <w:rPr>
          <w:ins w:id="1638" w:author="Olga" w:date="2019-04-23T21:29:00Z"/>
          <w:color w:val="262626" w:themeColor="text1" w:themeTint="D9"/>
          <w:shd w:val="clear" w:color="auto" w:fill="F7F7F7"/>
          <w:lang w:val="ru-RU"/>
        </w:rPr>
        <w:pPrChange w:id="1639" w:author="Olga" w:date="2019-04-23T21:24:00Z">
          <w:pPr>
            <w:jc w:val="center"/>
          </w:pPr>
        </w:pPrChange>
      </w:pPr>
    </w:p>
    <w:p w:rsidR="00D82F51" w:rsidRPr="00D82F51" w:rsidRDefault="00D82F51" w:rsidP="00D82F51">
      <w:pPr>
        <w:shd w:val="clear" w:color="auto" w:fill="1E1E1E"/>
        <w:spacing w:after="0" w:line="285" w:lineRule="atLeast"/>
        <w:rPr>
          <w:ins w:id="1640" w:author="Olga" w:date="2019-04-23T21:29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641" w:author="Olga" w:date="2019-04-23T21:29:00Z">
            <w:rPr>
              <w:ins w:id="1642" w:author="Olga" w:date="2019-04-23T21:29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643" w:author="Olga" w:date="2019-04-23T21:29:00Z"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4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D82F5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use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5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express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6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D82F5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static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7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8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D82F51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join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49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D82F51">
          <w:rPr>
            <w:rFonts w:ascii="Consolas" w:eastAsia="Times New Roman" w:hAnsi="Consolas" w:cs="Times New Roman"/>
            <w:color w:val="4EC9B0"/>
            <w:sz w:val="21"/>
            <w:szCs w:val="21"/>
            <w:lang w:val="ru-RU" w:eastAsia="pl-PL"/>
            <w:rPrChange w:id="1650" w:author="Olga" w:date="2019-04-23T21:29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__</w:t>
        </w:r>
        <w:r w:rsidRPr="00D82F51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dirname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51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52" w:author="Olga" w:date="2019-04-23T21:29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public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53" w:author="Olga" w:date="2019-04-23T21:29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54" w:author="Olga" w:date="2019-04-23T21:29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)));</w:t>
        </w:r>
      </w:ins>
    </w:p>
    <w:p w:rsidR="00D82F51" w:rsidRDefault="00D82F51">
      <w:pPr>
        <w:rPr>
          <w:ins w:id="1655" w:author="Olga" w:date="2019-04-23T21:30:00Z"/>
          <w:color w:val="262626" w:themeColor="text1" w:themeTint="D9"/>
          <w:shd w:val="clear" w:color="auto" w:fill="F7F7F7"/>
          <w:lang w:val="ru-RU"/>
        </w:rPr>
        <w:pPrChange w:id="1656" w:author="Olga" w:date="2019-04-23T21:24:00Z">
          <w:pPr>
            <w:jc w:val="center"/>
          </w:pPr>
        </w:pPrChange>
      </w:pPr>
    </w:p>
    <w:p w:rsidR="00D82F51" w:rsidRPr="00D82F51" w:rsidRDefault="00D82F51">
      <w:pPr>
        <w:rPr>
          <w:color w:val="262626" w:themeColor="text1" w:themeTint="D9"/>
          <w:shd w:val="clear" w:color="auto" w:fill="F7F7F7"/>
          <w:lang w:val="ru-RU"/>
          <w:rPrChange w:id="1657" w:author="Olga" w:date="2019-04-23T21:32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658" w:author="Olga" w:date="2019-04-23T21:24:00Z">
          <w:pPr>
            <w:jc w:val="center"/>
          </w:pPr>
        </w:pPrChange>
      </w:pPr>
      <w:ins w:id="1659" w:author="Olga" w:date="2019-04-23T21:30:00Z">
        <w:r>
          <w:rPr>
            <w:color w:val="262626" w:themeColor="text1" w:themeTint="D9"/>
            <w:shd w:val="clear" w:color="auto" w:fill="F7F7F7"/>
            <w:lang w:val="ru-RU"/>
          </w:rPr>
          <w:t>Подключаем скрипт в нашем футере</w:t>
        </w:r>
      </w:ins>
    </w:p>
    <w:p w:rsidR="00D82F51" w:rsidRPr="00D82F51" w:rsidRDefault="00D82F51" w:rsidP="00D82F51">
      <w:pPr>
        <w:shd w:val="clear" w:color="auto" w:fill="1E1E1E"/>
        <w:spacing w:after="0" w:line="285" w:lineRule="atLeast"/>
        <w:rPr>
          <w:ins w:id="1660" w:author="Olga" w:date="2019-04-23T21:32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661" w:author="Olga" w:date="2019-04-23T21:32:00Z">
            <w:rPr>
              <w:ins w:id="1662" w:author="Olga" w:date="2019-04-23T21:32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663" w:author="Olga" w:date="2019-04-23T21:32:00Z">
        <w:r w:rsidRPr="00D82F51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664" w:author="Olga" w:date="2019-04-23T21:32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&lt;</w:t>
        </w:r>
        <w:r w:rsidRPr="00D82F5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script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65" w:author="Olga" w:date="2019-04-23T21:3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src</w:t>
        </w:r>
        <w:r w:rsidRPr="00D82F51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66" w:author="Olga" w:date="2019-04-23T21:3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=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67" w:author="Olga" w:date="2019-04-23T21:3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"/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javascripts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68" w:author="Olga" w:date="2019-04-23T21:3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scripts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69" w:author="Olga" w:date="2019-04-23T21:3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.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js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70" w:author="Olga" w:date="2019-04-23T21:3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D82F51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671" w:author="Olga" w:date="2019-04-23T21:32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&gt;&lt;/</w:t>
        </w:r>
        <w:r w:rsidRPr="00D82F5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script</w:t>
        </w:r>
        <w:r w:rsidRPr="00D82F51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672" w:author="Olga" w:date="2019-04-23T21:32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</w:t>
        </w:r>
      </w:ins>
    </w:p>
    <w:p w:rsidR="00BF23E2" w:rsidRPr="00A11C8C" w:rsidRDefault="00BF23E2">
      <w:pPr>
        <w:rPr>
          <w:shd w:val="clear" w:color="auto" w:fill="F7F7F7"/>
          <w:lang w:val="ru-RU"/>
          <w:rPrChange w:id="1673" w:author="Olga" w:date="2019-04-23T21:1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674" w:author="Olga" w:date="2019-04-23T21:24:00Z">
          <w:pPr>
            <w:jc w:val="center"/>
          </w:pPr>
        </w:pPrChange>
      </w:pPr>
    </w:p>
    <w:p w:rsidR="00BF23E2" w:rsidRPr="00954175" w:rsidRDefault="00D82F51">
      <w:pPr>
        <w:rPr>
          <w:ins w:id="1675" w:author="Olga" w:date="2019-04-23T21:34:00Z"/>
          <w:shd w:val="clear" w:color="auto" w:fill="F7F7F7"/>
          <w:lang w:val="ru-RU"/>
          <w:rPrChange w:id="1676" w:author="Olga" w:date="2019-04-24T15:25:00Z">
            <w:rPr>
              <w:ins w:id="1677" w:author="Olga" w:date="2019-04-23T21:34:00Z"/>
              <w:shd w:val="clear" w:color="auto" w:fill="F7F7F7"/>
            </w:rPr>
          </w:rPrChange>
        </w:rPr>
        <w:pPrChange w:id="1678" w:author="Olga" w:date="2019-04-23T21:32:00Z">
          <w:pPr>
            <w:jc w:val="center"/>
          </w:pPr>
        </w:pPrChange>
      </w:pPr>
      <w:ins w:id="1679" w:author="Olga" w:date="2019-04-23T21:32:00Z">
        <w:r>
          <w:rPr>
            <w:shd w:val="clear" w:color="auto" w:fill="F7F7F7"/>
            <w:lang w:val="ru-RU"/>
          </w:rPr>
          <w:t>Подключаем стили в хедере</w:t>
        </w:r>
      </w:ins>
    </w:p>
    <w:p w:rsidR="00D82F51" w:rsidRPr="00954175" w:rsidRDefault="00D82F51" w:rsidP="00D82F51">
      <w:pPr>
        <w:shd w:val="clear" w:color="auto" w:fill="1E1E1E"/>
        <w:spacing w:after="0" w:line="285" w:lineRule="atLeast"/>
        <w:rPr>
          <w:ins w:id="1680" w:author="Olga" w:date="2019-04-23T21:34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681" w:author="Olga" w:date="2019-04-24T15:25:00Z">
            <w:rPr>
              <w:ins w:id="1682" w:author="Olga" w:date="2019-04-23T21:34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683" w:author="Olga" w:date="2019-04-23T21:34:00Z"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84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685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&lt;</w:t>
        </w:r>
        <w:r w:rsidRPr="00D82F51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link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86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rel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87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=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88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stylesheet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89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90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D82F51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href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691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=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92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stylesheets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93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styles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94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.</w:t>
        </w:r>
        <w:r w:rsidRPr="00D82F51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css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695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954175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696" w:author="Olga" w:date="2019-04-24T15:2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</w:t>
        </w:r>
      </w:ins>
    </w:p>
    <w:p w:rsidR="00D82F51" w:rsidRPr="00954175" w:rsidRDefault="00D82F51">
      <w:pPr>
        <w:rPr>
          <w:ins w:id="1697" w:author="Olga" w:date="2019-04-23T21:36:00Z"/>
          <w:shd w:val="clear" w:color="auto" w:fill="F7F7F7"/>
          <w:lang w:val="ru-RU"/>
          <w:rPrChange w:id="1698" w:author="Olga" w:date="2019-04-24T15:25:00Z">
            <w:rPr>
              <w:ins w:id="1699" w:author="Olga" w:date="2019-04-23T21:36:00Z"/>
              <w:shd w:val="clear" w:color="auto" w:fill="F7F7F7"/>
            </w:rPr>
          </w:rPrChange>
        </w:rPr>
        <w:pPrChange w:id="1700" w:author="Olga" w:date="2019-04-23T21:32:00Z">
          <w:pPr>
            <w:jc w:val="center"/>
          </w:pPr>
        </w:pPrChange>
      </w:pPr>
    </w:p>
    <w:p w:rsidR="00D82F51" w:rsidRPr="00954175" w:rsidRDefault="00D82F51">
      <w:pPr>
        <w:rPr>
          <w:ins w:id="1701" w:author="Olga" w:date="2019-04-23T21:37:00Z"/>
          <w:shd w:val="clear" w:color="auto" w:fill="F7F7F7"/>
          <w:lang w:val="ru-RU"/>
        </w:rPr>
        <w:pPrChange w:id="1702" w:author="Olga" w:date="2019-04-23T21:32:00Z">
          <w:pPr>
            <w:jc w:val="center"/>
          </w:pPr>
        </w:pPrChange>
      </w:pPr>
      <w:ins w:id="1703" w:author="Olga" w:date="2019-04-23T21:36:00Z">
        <w:r w:rsidRPr="00954175">
          <w:rPr>
            <w:shd w:val="clear" w:color="auto" w:fill="F7F7F7"/>
            <w:lang w:val="ru-RU"/>
            <w:rPrChange w:id="1704" w:author="Olga" w:date="2019-04-24T15:25:00Z">
              <w:rPr>
                <w:shd w:val="clear" w:color="auto" w:fill="F7F7F7"/>
              </w:rPr>
            </w:rPrChange>
          </w:rPr>
          <w:t xml:space="preserve">Ставим </w:t>
        </w:r>
        <w:r>
          <w:rPr>
            <w:shd w:val="clear" w:color="auto" w:fill="F7F7F7"/>
          </w:rPr>
          <w:t>jquery</w:t>
        </w:r>
      </w:ins>
      <w:ins w:id="1705" w:author="Olga" w:date="2019-04-23T21:37:00Z">
        <w:r w:rsidR="00DA63BE" w:rsidRPr="00954175">
          <w:rPr>
            <w:shd w:val="clear" w:color="auto" w:fill="F7F7F7"/>
            <w:lang w:val="ru-RU"/>
            <w:rPrChange w:id="1706" w:author="Olga" w:date="2019-04-24T15:25:00Z">
              <w:rPr>
                <w:shd w:val="clear" w:color="auto" w:fill="F7F7F7"/>
              </w:rPr>
            </w:rPrChange>
          </w:rPr>
          <w:t xml:space="preserve"> </w:t>
        </w:r>
        <w:r w:rsidR="00DA63BE">
          <w:rPr>
            <w:shd w:val="clear" w:color="auto" w:fill="F7F7F7"/>
            <w:lang w:val="ru-RU"/>
          </w:rPr>
          <w:t>через</w:t>
        </w:r>
        <w:r w:rsidR="00DA63BE" w:rsidRPr="00954175">
          <w:rPr>
            <w:shd w:val="clear" w:color="auto" w:fill="F7F7F7"/>
            <w:lang w:val="ru-RU"/>
          </w:rPr>
          <w:t xml:space="preserve"> </w:t>
        </w:r>
        <w:r w:rsidR="00DA63BE" w:rsidRPr="00DA63BE">
          <w:rPr>
            <w:shd w:val="clear" w:color="auto" w:fill="F7F7F7"/>
            <w:rPrChange w:id="1707" w:author="Olga" w:date="2019-04-23T21:38:00Z">
              <w:rPr>
                <w:shd w:val="clear" w:color="auto" w:fill="F7F7F7"/>
                <w:lang w:val="ru-RU"/>
              </w:rPr>
            </w:rPrChange>
          </w:rPr>
          <w:t>npm</w:t>
        </w:r>
      </w:ins>
    </w:p>
    <w:p w:rsidR="00DA63BE" w:rsidRPr="00345FEA" w:rsidRDefault="00DA63BE">
      <w:pPr>
        <w:rPr>
          <w:ins w:id="1708" w:author="Olga" w:date="2019-04-23T21:39:00Z"/>
          <w:rFonts w:ascii="Courier New" w:hAnsi="Courier New" w:cs="Courier New"/>
          <w:b/>
          <w:color w:val="2E74B5" w:themeColor="accent1" w:themeShade="BF"/>
          <w:shd w:val="clear" w:color="auto" w:fill="F7F7F7"/>
          <w:lang w:val="ru-RU"/>
          <w:rPrChange w:id="1709" w:author="Olga" w:date="2019-04-30T21:18:00Z">
            <w:rPr>
              <w:ins w:id="1710" w:author="Olga" w:date="2019-04-23T21:39:00Z"/>
              <w:rFonts w:ascii="Courier New" w:hAnsi="Courier New" w:cs="Courier New"/>
              <w:color w:val="000000"/>
              <w:shd w:val="clear" w:color="auto" w:fill="F7F7F7"/>
            </w:rPr>
          </w:rPrChange>
        </w:rPr>
        <w:pPrChange w:id="1711" w:author="Olga" w:date="2019-04-23T21:32:00Z">
          <w:pPr>
            <w:jc w:val="center"/>
          </w:pPr>
        </w:pPrChange>
      </w:pPr>
      <w:ins w:id="1712" w:author="Olga" w:date="2019-04-23T21:38:00Z">
        <w:r w:rsidRPr="00345FEA">
          <w:rPr>
            <w:rFonts w:ascii="Courier New" w:hAnsi="Courier New" w:cs="Courier New"/>
            <w:b/>
            <w:color w:val="2E74B5" w:themeColor="accent1" w:themeShade="BF"/>
            <w:shd w:val="clear" w:color="auto" w:fill="F7F7F7"/>
            <w:rPrChange w:id="1713" w:author="Olga" w:date="2019-04-30T21:18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>npm install jquery</w:t>
        </w:r>
      </w:ins>
    </w:p>
    <w:p w:rsidR="00662E5F" w:rsidRPr="00662E5F" w:rsidRDefault="00662E5F">
      <w:pPr>
        <w:rPr>
          <w:shd w:val="clear" w:color="auto" w:fill="F7F7F7"/>
          <w:lang w:val="ru-RU"/>
          <w:rPrChange w:id="1714" w:author="Olga" w:date="2019-04-23T21:40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715" w:author="Olga" w:date="2019-04-23T21:32:00Z">
          <w:pPr>
            <w:jc w:val="center"/>
          </w:pPr>
        </w:pPrChange>
      </w:pPr>
      <w:ins w:id="1716" w:author="Olga" w:date="2019-04-23T21:39:00Z">
        <w:r w:rsidRPr="00662E5F">
          <w:rPr>
            <w:rFonts w:ascii="Courier New" w:hAnsi="Courier New" w:cs="Courier New"/>
            <w:color w:val="000000"/>
            <w:shd w:val="clear" w:color="auto" w:fill="F7F7F7"/>
            <w:lang w:val="ru-RU"/>
            <w:rPrChange w:id="1717" w:author="Olga" w:date="2019-04-23T21:40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 xml:space="preserve">Укажем </w:t>
        </w:r>
        <w:r>
          <w:rPr>
            <w:rFonts w:ascii="Courier New" w:hAnsi="Courier New" w:cs="Courier New"/>
            <w:color w:val="000000"/>
            <w:shd w:val="clear" w:color="auto" w:fill="F7F7F7"/>
          </w:rPr>
          <w:t>express</w:t>
        </w:r>
        <w:r w:rsidRPr="00662E5F">
          <w:rPr>
            <w:rFonts w:ascii="Courier New" w:hAnsi="Courier New" w:cs="Courier New"/>
            <w:color w:val="000000"/>
            <w:shd w:val="clear" w:color="auto" w:fill="F7F7F7"/>
            <w:lang w:val="ru-RU"/>
            <w:rPrChange w:id="1718" w:author="Olga" w:date="2019-04-23T21:40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 xml:space="preserve"> </w:t>
        </w:r>
        <w:r>
          <w:rPr>
            <w:rFonts w:ascii="Courier New" w:hAnsi="Courier New" w:cs="Courier New"/>
            <w:color w:val="000000"/>
            <w:shd w:val="clear" w:color="auto" w:fill="F7F7F7"/>
            <w:lang w:val="ru-RU"/>
          </w:rPr>
          <w:t>что он должен отдавать файл jquery</w:t>
        </w:r>
      </w:ins>
    </w:p>
    <w:p w:rsidR="00662E5F" w:rsidRPr="00662E5F" w:rsidRDefault="00662E5F" w:rsidP="00662E5F">
      <w:pPr>
        <w:shd w:val="clear" w:color="auto" w:fill="1E1E1E"/>
        <w:spacing w:after="0" w:line="285" w:lineRule="atLeast"/>
        <w:rPr>
          <w:ins w:id="1719" w:author="Olga" w:date="2019-04-23T21:43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720" w:author="Olga" w:date="2019-04-23T21:43:00Z">
            <w:rPr>
              <w:ins w:id="1721" w:author="Olga" w:date="2019-04-23T21:43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722" w:author="Olga" w:date="2019-04-23T21:43:00Z">
        <w:r w:rsidRPr="00662E5F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23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662E5F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use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24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25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'/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javascripts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26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27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,</w:t>
        </w:r>
        <w:r w:rsidRPr="00662E5F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1728" w:author="Olga" w:date="2019-04-23T21:43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 xml:space="preserve"> </w:t>
        </w:r>
        <w:r w:rsidRPr="00662E5F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express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29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662E5F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static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30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662E5F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31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662E5F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join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32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662E5F">
          <w:rPr>
            <w:rFonts w:ascii="Consolas" w:eastAsia="Times New Roman" w:hAnsi="Consolas" w:cs="Times New Roman"/>
            <w:color w:val="4EC9B0"/>
            <w:sz w:val="21"/>
            <w:szCs w:val="21"/>
            <w:lang w:val="ru-RU" w:eastAsia="pl-PL"/>
            <w:rPrChange w:id="1733" w:author="Olga" w:date="2019-04-23T21:43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__</w:t>
        </w:r>
        <w:r w:rsidRPr="00662E5F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dirname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34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35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node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36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_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modules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37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38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39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jquery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40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41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42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dist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43" w:author="Olga" w:date="2019-04-23T21:43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44" w:author="Olga" w:date="2019-04-23T21:43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)));</w:t>
        </w:r>
      </w:ins>
    </w:p>
    <w:p w:rsidR="00BF23E2" w:rsidRDefault="00BF23E2">
      <w:pPr>
        <w:rPr>
          <w:ins w:id="1745" w:author="Olga" w:date="2019-04-23T21:45:00Z"/>
          <w:shd w:val="clear" w:color="auto" w:fill="F7F7F7"/>
          <w:lang w:val="ru-RU"/>
        </w:rPr>
        <w:pPrChange w:id="1746" w:author="Olga" w:date="2019-04-23T21:24:00Z">
          <w:pPr>
            <w:jc w:val="center"/>
          </w:pPr>
        </w:pPrChange>
      </w:pPr>
    </w:p>
    <w:p w:rsidR="00662E5F" w:rsidRDefault="00662E5F">
      <w:pPr>
        <w:rPr>
          <w:ins w:id="1747" w:author="Olga" w:date="2019-04-23T21:45:00Z"/>
          <w:shd w:val="clear" w:color="auto" w:fill="F7F7F7"/>
          <w:lang w:val="ru-RU"/>
        </w:rPr>
        <w:pPrChange w:id="1748" w:author="Olga" w:date="2019-04-23T21:24:00Z">
          <w:pPr>
            <w:jc w:val="center"/>
          </w:pPr>
        </w:pPrChange>
      </w:pPr>
      <w:ins w:id="1749" w:author="Olga" w:date="2019-04-23T21:45:00Z">
        <w:r>
          <w:rPr>
            <w:shd w:val="clear" w:color="auto" w:fill="F7F7F7"/>
            <w:lang w:val="ru-RU"/>
          </w:rPr>
          <w:t>и footer</w:t>
        </w:r>
      </w:ins>
    </w:p>
    <w:p w:rsidR="00662E5F" w:rsidRPr="00662E5F" w:rsidRDefault="00662E5F" w:rsidP="00662E5F">
      <w:pPr>
        <w:shd w:val="clear" w:color="auto" w:fill="1E1E1E"/>
        <w:spacing w:after="0" w:line="285" w:lineRule="atLeast"/>
        <w:rPr>
          <w:ins w:id="1750" w:author="Olga" w:date="2019-04-23T21:45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751" w:author="Olga" w:date="2019-04-23T21:45:00Z">
            <w:rPr>
              <w:ins w:id="1752" w:author="Olga" w:date="2019-04-23T21:45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753" w:author="Olga" w:date="2019-04-23T21:45:00Z">
        <w:r w:rsidRPr="00662E5F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754" w:author="Olga" w:date="2019-04-23T21:4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&lt;</w:t>
        </w:r>
        <w:r w:rsidRPr="00662E5F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script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55" w:author="Olga" w:date="2019-04-23T21:4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662E5F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src</w:t>
        </w:r>
        <w:r w:rsidRPr="00662E5F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756" w:author="Olga" w:date="2019-04-23T21:4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=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57" w:author="Olga" w:date="2019-04-23T21:4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"/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javascripts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58" w:author="Olga" w:date="2019-04-23T21:4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jquery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59" w:author="Olga" w:date="2019-04-23T21:4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.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min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60" w:author="Olga" w:date="2019-04-23T21:4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.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js</w:t>
        </w:r>
        <w:r w:rsidRPr="00662E5F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761" w:author="Olga" w:date="2019-04-23T21:4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</w:t>
        </w:r>
        <w:r w:rsidRPr="00662E5F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762" w:author="Olga" w:date="2019-04-23T21:4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&gt;&lt;/</w:t>
        </w:r>
        <w:r w:rsidRPr="00662E5F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script</w:t>
        </w:r>
        <w:r w:rsidRPr="00662E5F">
          <w:rPr>
            <w:rFonts w:ascii="Consolas" w:eastAsia="Times New Roman" w:hAnsi="Consolas" w:cs="Times New Roman"/>
            <w:color w:val="808080"/>
            <w:sz w:val="21"/>
            <w:szCs w:val="21"/>
            <w:lang w:val="ru-RU" w:eastAsia="pl-PL"/>
            <w:rPrChange w:id="1763" w:author="Olga" w:date="2019-04-23T21:45:00Z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l-PL"/>
              </w:rPr>
            </w:rPrChange>
          </w:rPr>
          <w:t>&gt;</w:t>
        </w:r>
      </w:ins>
    </w:p>
    <w:p w:rsidR="00662E5F" w:rsidRPr="00954175" w:rsidRDefault="00662E5F">
      <w:pPr>
        <w:rPr>
          <w:ins w:id="1764" w:author="Olga" w:date="2019-04-23T21:49:00Z"/>
          <w:shd w:val="clear" w:color="auto" w:fill="F7F7F7"/>
          <w:lang w:val="ru-RU"/>
          <w:rPrChange w:id="1765" w:author="Olga" w:date="2019-04-24T15:25:00Z">
            <w:rPr>
              <w:ins w:id="1766" w:author="Olga" w:date="2019-04-23T21:49:00Z"/>
              <w:shd w:val="clear" w:color="auto" w:fill="F7F7F7"/>
            </w:rPr>
          </w:rPrChange>
        </w:rPr>
        <w:pPrChange w:id="1767" w:author="Olga" w:date="2019-04-23T21:24:00Z">
          <w:pPr>
            <w:jc w:val="center"/>
          </w:pPr>
        </w:pPrChange>
      </w:pPr>
      <w:ins w:id="1768" w:author="Olga" w:date="2019-04-23T21:49:00Z">
        <w:r w:rsidRPr="00954175">
          <w:rPr>
            <w:shd w:val="clear" w:color="auto" w:fill="F7F7F7"/>
            <w:lang w:val="ru-RU"/>
            <w:rPrChange w:id="1769" w:author="Olga" w:date="2019-04-24T15:25:00Z">
              <w:rPr>
                <w:shd w:val="clear" w:color="auto" w:fill="F7F7F7"/>
              </w:rPr>
            </w:rPrChange>
          </w:rPr>
          <w:t xml:space="preserve"> </w:t>
        </w:r>
      </w:ins>
    </w:p>
    <w:p w:rsidR="00662E5F" w:rsidRPr="00C16E45" w:rsidRDefault="00662E5F">
      <w:pPr>
        <w:rPr>
          <w:ins w:id="1770" w:author="Olga" w:date="2019-04-23T21:49:00Z"/>
          <w:rFonts w:ascii="Bernhard Light TYGRA" w:hAnsi="Bernhard Light TYGRA"/>
          <w:color w:val="FF0000"/>
          <w:sz w:val="56"/>
          <w:szCs w:val="56"/>
          <w:shd w:val="clear" w:color="auto" w:fill="F7F7F7"/>
          <w:lang w:val="ru-RU"/>
          <w:rPrChange w:id="1771" w:author="Olga" w:date="2019-04-30T20:51:00Z">
            <w:rPr>
              <w:ins w:id="1772" w:author="Olga" w:date="2019-04-23T21:49:00Z"/>
              <w:shd w:val="clear" w:color="auto" w:fill="F7F7F7"/>
              <w:lang w:val="ru-RU"/>
            </w:rPr>
          </w:rPrChange>
        </w:rPr>
        <w:pPrChange w:id="1773" w:author="Olga" w:date="2019-04-23T21:24:00Z">
          <w:pPr>
            <w:jc w:val="center"/>
          </w:pPr>
        </w:pPrChange>
      </w:pPr>
      <w:ins w:id="1774" w:author="Olga" w:date="2019-04-23T21:49:00Z">
        <w:r w:rsidRPr="00C16E45">
          <w:rPr>
            <w:rFonts w:ascii="Bernhard Light TYGRA" w:hAnsi="Bernhard Light TYGRA"/>
            <w:color w:val="FF0000"/>
            <w:sz w:val="56"/>
            <w:szCs w:val="56"/>
            <w:shd w:val="clear" w:color="auto" w:fill="F7F7F7"/>
            <w:lang w:val="ru-RU"/>
            <w:rPrChange w:id="1775" w:author="Olga" w:date="2019-04-30T20:51:00Z">
              <w:rPr>
                <w:shd w:val="clear" w:color="auto" w:fill="F7F7F7"/>
              </w:rPr>
            </w:rPrChange>
          </w:rPr>
          <w:lastRenderedPageBreak/>
          <w:t xml:space="preserve">Удаляем </w:t>
        </w:r>
        <w:r w:rsidRPr="00C16E45">
          <w:rPr>
            <w:rFonts w:ascii="Bernhard Light TYGRA" w:hAnsi="Bernhard Light TYGRA"/>
            <w:color w:val="FF0000"/>
            <w:sz w:val="56"/>
            <w:szCs w:val="56"/>
            <w:shd w:val="clear" w:color="auto" w:fill="F7F7F7"/>
            <w:lang w:val="ru-RU"/>
            <w:rPrChange w:id="1776" w:author="Olga" w:date="2019-04-30T20:51:00Z">
              <w:rPr>
                <w:shd w:val="clear" w:color="auto" w:fill="F7F7F7"/>
                <w:lang w:val="ru-RU"/>
              </w:rPr>
            </w:rPrChange>
          </w:rPr>
          <w:t>лишние</w:t>
        </w:r>
      </w:ins>
    </w:p>
    <w:p w:rsidR="00662E5F" w:rsidRPr="00662E5F" w:rsidRDefault="00662E5F">
      <w:pPr>
        <w:rPr>
          <w:shd w:val="clear" w:color="auto" w:fill="F7F7F7"/>
          <w:lang w:val="ru-RU"/>
          <w:rPrChange w:id="1777" w:author="Olga" w:date="2019-04-23T21:49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778" w:author="Olga" w:date="2019-04-23T21:24:00Z">
          <w:pPr>
            <w:jc w:val="center"/>
          </w:pPr>
        </w:pPrChange>
      </w:pPr>
      <w:ins w:id="1779" w:author="Olga" w:date="2019-04-23T21:49:00Z">
        <w:r>
          <w:rPr>
            <w:shd w:val="clear" w:color="auto" w:fill="F7F7F7"/>
            <w:lang w:val="ru-RU"/>
          </w:rPr>
          <w:t>До удаления</w:t>
        </w:r>
      </w:ins>
      <w:ins w:id="1780" w:author="Olga" w:date="2019-04-23T21:50:00Z">
        <w:r w:rsidR="00E0713D">
          <w:rPr>
            <w:noProof/>
            <w:shd w:val="clear" w:color="auto" w:fill="F7F7F7"/>
            <w:lang w:eastAsia="pl-PL"/>
          </w:rPr>
          <w:drawing>
            <wp:anchor distT="0" distB="0" distL="114300" distR="114300" simplePos="0" relativeHeight="251662336" behindDoc="0" locked="0" layoutInCell="1" allowOverlap="1">
              <wp:simplePos x="1213485" y="461010"/>
              <wp:positionH relativeFrom="margin">
                <wp:align>left</wp:align>
              </wp:positionH>
              <wp:positionV relativeFrom="margin">
                <wp:align>top</wp:align>
              </wp:positionV>
              <wp:extent cx="1866900" cy="6287135"/>
              <wp:effectExtent l="0" t="0" r="0" b="0"/>
              <wp:wrapSquare wrapText="bothSides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EDC9180.tmp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6900" cy="6287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Pr="00662E5F" w:rsidRDefault="00BF23E2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F23E2" w:rsidRDefault="00BF23E2" w:rsidP="005C7B5A">
      <w:pPr>
        <w:jc w:val="center"/>
        <w:rPr>
          <w:ins w:id="1781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E0713D" w:rsidRDefault="00E0713D" w:rsidP="005C7B5A">
      <w:pPr>
        <w:jc w:val="center"/>
        <w:rPr>
          <w:ins w:id="1782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BDE" w:rsidRDefault="00BE6BDE" w:rsidP="005C7B5A">
      <w:pPr>
        <w:jc w:val="center"/>
        <w:rPr>
          <w:ins w:id="1783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BDE" w:rsidRDefault="00BE6BDE" w:rsidP="005C7B5A">
      <w:pPr>
        <w:jc w:val="center"/>
        <w:rPr>
          <w:ins w:id="1784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BDE" w:rsidRDefault="00BE6BDE" w:rsidP="005C7B5A">
      <w:pPr>
        <w:jc w:val="center"/>
        <w:rPr>
          <w:ins w:id="1785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BDE" w:rsidRDefault="00BE6BDE" w:rsidP="005C7B5A">
      <w:pPr>
        <w:jc w:val="center"/>
        <w:rPr>
          <w:ins w:id="1786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BE6BDE" w:rsidRDefault="00BE6BDE" w:rsidP="005C7B5A">
      <w:pPr>
        <w:jc w:val="center"/>
        <w:rPr>
          <w:ins w:id="1787" w:author="Olga" w:date="2019-04-23T21:51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E0713D" w:rsidRPr="00C16E45" w:rsidRDefault="00F704CA" w:rsidP="00C16E45">
      <w:pPr>
        <w:rPr>
          <w:ins w:id="1788" w:author="Olga" w:date="2019-04-23T21:51:00Z"/>
          <w:rFonts w:ascii="Arial Unicode MS" w:eastAsia="Arial Unicode MS" w:hAnsi="Arial Unicode MS" w:cs="Arial Unicode MS"/>
          <w:b/>
          <w:color w:val="C45911" w:themeColor="accent2" w:themeShade="BF"/>
          <w:sz w:val="48"/>
          <w:szCs w:val="48"/>
          <w:shd w:val="clear" w:color="auto" w:fill="F7F7F7"/>
          <w:lang w:val="ru-RU"/>
          <w:rPrChange w:id="1789" w:author="Olga" w:date="2019-04-30T20:51:00Z">
            <w:rPr>
              <w:ins w:id="1790" w:author="Olga" w:date="2019-04-23T21:51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  <w:pPrChange w:id="1791" w:author="Olga" w:date="2019-04-30T20:51:00Z">
          <w:pPr>
            <w:jc w:val="center"/>
          </w:pPr>
        </w:pPrChange>
      </w:pPr>
      <w:ins w:id="1792" w:author="Olga" w:date="2019-04-23T21:51:00Z">
        <w:r w:rsidRPr="00C16E45">
          <w:rPr>
            <w:rFonts w:ascii="Arial Unicode MS" w:eastAsia="Arial Unicode MS" w:hAnsi="Arial Unicode MS" w:cs="Arial Unicode MS"/>
            <w:b/>
            <w:color w:val="C45911" w:themeColor="accent2" w:themeShade="BF"/>
            <w:sz w:val="48"/>
            <w:szCs w:val="48"/>
            <w:shd w:val="clear" w:color="auto" w:fill="F7F7F7"/>
            <w:lang w:val="ru-RU"/>
            <w:rPrChange w:id="1793" w:author="Olga" w:date="2019-04-30T20:51:00Z">
              <w:rPr>
                <w:rFonts w:ascii="Courier New" w:hAnsi="Courier New" w:cs="Courier New"/>
                <w:b/>
                <w:color w:val="2E74B5" w:themeColor="accent1" w:themeShade="BF"/>
                <w:sz w:val="48"/>
                <w:szCs w:val="48"/>
                <w:shd w:val="clear" w:color="auto" w:fill="F7F7F7"/>
                <w:lang w:val="ru-RU"/>
              </w:rPr>
            </w:rPrChange>
          </w:rPr>
          <w:lastRenderedPageBreak/>
          <w:t>a</w:t>
        </w:r>
        <w:r w:rsidR="00BE6BDE" w:rsidRPr="00C16E45">
          <w:rPr>
            <w:rFonts w:ascii="Arial Unicode MS" w:eastAsia="Arial Unicode MS" w:hAnsi="Arial Unicode MS" w:cs="Arial Unicode MS"/>
            <w:b/>
            <w:color w:val="C45911" w:themeColor="accent2" w:themeShade="BF"/>
            <w:sz w:val="48"/>
            <w:szCs w:val="48"/>
            <w:shd w:val="clear" w:color="auto" w:fill="F7F7F7"/>
            <w:lang w:val="ru-RU"/>
            <w:rPrChange w:id="1794" w:author="Olga" w:date="2019-04-30T20:51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>pp.j</w:t>
        </w:r>
        <w:r w:rsidR="00BE6BDE" w:rsidRPr="00C16E45">
          <w:rPr>
            <w:rFonts w:ascii="Arial Unicode MS" w:eastAsia="Arial Unicode MS" w:hAnsi="Arial Unicode MS" w:cs="Arial Unicode MS"/>
            <w:b/>
            <w:color w:val="C45911" w:themeColor="accent2" w:themeShade="BF"/>
            <w:sz w:val="48"/>
            <w:szCs w:val="48"/>
            <w:shd w:val="clear" w:color="auto" w:fill="F7F7F7"/>
            <w:rPrChange w:id="1795" w:author="Olga" w:date="2019-04-30T20:51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s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796" w:author="Olga" w:date="2019-04-23T21:52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797" w:author="Olga" w:date="2019-04-23T21:52:00Z">
            <w:rPr>
              <w:ins w:id="1798" w:author="Olga" w:date="2019-04-23T21:52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799" w:author="Olga" w:date="2019-04-23T21:52:00Z"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00" w:author="Olga" w:date="2019-04-23T21:5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express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01" w:author="Olga" w:date="2019-04-23T21:5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02" w:author="Olga" w:date="2019-04-23T21:5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803" w:author="Olga" w:date="2019-04-23T21:5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express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804" w:author="Olga" w:date="2019-04-23T21:52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05" w:author="Olga" w:date="2019-04-23T21:52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BE6BDE" w:rsidRPr="00954175" w:rsidRDefault="00BE6BDE" w:rsidP="00BE6BDE">
      <w:pPr>
        <w:shd w:val="clear" w:color="auto" w:fill="1E1E1E"/>
        <w:spacing w:after="0" w:line="285" w:lineRule="atLeast"/>
        <w:rPr>
          <w:ins w:id="1806" w:author="Olga" w:date="2019-04-23T21:52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1807" w:author="Olga" w:date="2019-04-24T15:25:00Z">
            <w:rPr>
              <w:ins w:id="1808" w:author="Olga" w:date="2019-04-23T21:52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809" w:author="Olga" w:date="2019-04-23T21:52:00Z"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10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bodyParser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11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12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813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body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814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-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parser</w:t>
        </w:r>
        <w:r w:rsidRPr="00954175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1815" w:author="Olga" w:date="2019-04-24T15:25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954175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1816" w:author="Olga" w:date="2019-04-24T15:25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1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18" w:author="Olga" w:date="2019-04-23T21:52:00Z"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'path'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1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0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21" w:author="Olga" w:date="2019-04-23T21:52:00Z"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'./models/post'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3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24" w:author="Olga" w:date="2019-04-23T21:52:00Z"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express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5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27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'view engine'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'ejs'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2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29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use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bodyParser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urlencoded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0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31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extended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33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35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use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express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static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join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__dirname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'public'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37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use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'/javascripts'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express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static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path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join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__dirname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'node_modules'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'jquery'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3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40" w:author="Olga" w:date="2019-04-23T21:52:00Z">
        <w:r w:rsidRPr="00BE6BDE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// const arr = ['hello', 'world', 'test'];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43" w:author="Olga" w:date="2019-04-23T21:52:00Z">
        <w:r w:rsidRPr="00BE6BDE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// app.get('/', (req, res) =&gt; res.render('index',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45" w:author="Olga" w:date="2019-04-23T21:52:00Z">
        <w:r w:rsidRPr="00BE6BDE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//     arr: arr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47" w:author="Olga" w:date="2019-04-23T21:52:00Z">
        <w:r w:rsidRPr="00BE6BDE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// }));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4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50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get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req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)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5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52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find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({}).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then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53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54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    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render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'index'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55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56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posts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posts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5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58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});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5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60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63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5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66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get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'/create'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req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)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render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'create'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68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'/create'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 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req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)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6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70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7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72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title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73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74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75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76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 =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req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7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7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79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create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0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81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title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title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83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body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body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85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then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=&gt;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console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log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post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_id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88" w:author="Olga" w:date="2019-04-23T21:52:00Z"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res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BE6BDE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redirect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'/'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8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90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});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9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89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893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module.</w:t>
        </w:r>
        <w:r w:rsidRPr="00BE6BDE">
          <w:rPr>
            <w:rFonts w:ascii="Consolas" w:eastAsia="Times New Roman" w:hAnsi="Consolas" w:cs="Times New Roman"/>
            <w:color w:val="4EC9B0"/>
            <w:sz w:val="21"/>
            <w:szCs w:val="21"/>
            <w:lang w:eastAsia="pl-PL"/>
          </w:rPr>
          <w:t>exports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app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;</w:t>
        </w:r>
      </w:ins>
    </w:p>
    <w:p w:rsidR="00BE6BDE" w:rsidRPr="00BE6BDE" w:rsidRDefault="00BE6BDE">
      <w:pPr>
        <w:rPr>
          <w:ins w:id="1894" w:author="Olga" w:date="2019-04-23T21:50:00Z"/>
          <w:shd w:val="clear" w:color="auto" w:fill="F7F7F7"/>
          <w:rPrChange w:id="1895" w:author="Olga" w:date="2019-04-23T21:51:00Z">
            <w:rPr>
              <w:ins w:id="1896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897" w:author="Olga" w:date="2019-04-23T21:52:00Z">
          <w:pPr>
            <w:jc w:val="center"/>
          </w:pPr>
        </w:pPrChange>
      </w:pPr>
    </w:p>
    <w:p w:rsidR="00E0713D" w:rsidRPr="00BE6BDE" w:rsidRDefault="00E0713D" w:rsidP="005C7B5A">
      <w:pPr>
        <w:jc w:val="center"/>
        <w:rPr>
          <w:ins w:id="1898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1899" w:author="Olga" w:date="2019-04-23T21:52:00Z">
            <w:rPr>
              <w:ins w:id="1900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BE6BDE" w:rsidRPr="00C16E45" w:rsidRDefault="00BE6BDE">
      <w:pPr>
        <w:rPr>
          <w:ins w:id="1901" w:author="Olga" w:date="2019-04-23T21:50:00Z"/>
          <w:rFonts w:ascii="Arial Unicode MS" w:eastAsia="Arial Unicode MS" w:hAnsi="Arial Unicode MS" w:cs="Arial Unicode MS"/>
          <w:b/>
          <w:color w:val="C45911" w:themeColor="accent2" w:themeShade="BF"/>
          <w:sz w:val="36"/>
          <w:szCs w:val="36"/>
          <w:shd w:val="clear" w:color="auto" w:fill="F7F7F7"/>
          <w:rPrChange w:id="1902" w:author="Olga" w:date="2019-04-30T20:52:00Z">
            <w:rPr>
              <w:ins w:id="1903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904" w:author="Olga" w:date="2019-04-23T21:52:00Z">
          <w:pPr>
            <w:jc w:val="center"/>
          </w:pPr>
        </w:pPrChange>
      </w:pPr>
      <w:ins w:id="1905" w:author="Olga" w:date="2019-04-23T21:52:00Z">
        <w:r w:rsidRPr="00C16E45">
          <w:rPr>
            <w:rFonts w:ascii="Arial Unicode MS" w:eastAsia="Arial Unicode MS" w:hAnsi="Arial Unicode MS" w:cs="Arial Unicode MS"/>
            <w:b/>
            <w:color w:val="C45911" w:themeColor="accent2" w:themeShade="BF"/>
            <w:sz w:val="36"/>
            <w:szCs w:val="36"/>
            <w:shd w:val="clear" w:color="auto" w:fill="F7F7F7"/>
            <w:rPrChange w:id="1906" w:author="Olga" w:date="2019-04-30T20:52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index.js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07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08" w:author="Olga" w:date="2019-04-23T21:52:00Z"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include layout/header.ejs%&gt;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09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10" w:author="Olga" w:date="2019-04-23T21:52:00Z"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a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BE6BDE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href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=</w:t>
        </w:r>
        <w:r w:rsidRPr="00BE6BDE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"/create"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add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&lt;/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a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11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1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13" w:author="Olga" w:date="2019-04-23T21:52:00Z"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ul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1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15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posts.forEach(function(post){ %&gt;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1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17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li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1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19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%= post.title%&gt;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20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21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br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22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23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%= post.body%&gt;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24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25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&lt;/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li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26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27" w:author="Olga" w:date="2019-04-23T21:52:00Z"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}); %&gt;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28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29" w:author="Olga" w:date="2019-04-23T21:52:00Z"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&lt;/</w:t>
        </w:r>
        <w:r w:rsidRPr="00BE6BDE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ul</w:t>
        </w:r>
        <w:r w:rsidRPr="00BE6BDE">
          <w:rPr>
            <w:rFonts w:ascii="Consolas" w:eastAsia="Times New Roman" w:hAnsi="Consolas" w:cs="Times New Roman"/>
            <w:color w:val="808080"/>
            <w:sz w:val="21"/>
            <w:szCs w:val="21"/>
            <w:lang w:eastAsia="pl-PL"/>
          </w:rPr>
          <w:t>&gt;</w:t>
        </w:r>
      </w:ins>
    </w:p>
    <w:p w:rsidR="00BE6BDE" w:rsidRPr="00BE6BDE" w:rsidRDefault="00BE6BDE" w:rsidP="00BE6BDE">
      <w:pPr>
        <w:shd w:val="clear" w:color="auto" w:fill="1E1E1E"/>
        <w:spacing w:after="0" w:line="285" w:lineRule="atLeast"/>
        <w:rPr>
          <w:ins w:id="1930" w:author="Olga" w:date="2019-04-23T21:5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1931" w:author="Olga" w:date="2019-04-23T21:52:00Z">
        <w:r w:rsidRPr="00BE6BDE">
          <w:rPr>
            <w:rFonts w:ascii="Consolas" w:eastAsia="Times New Roman" w:hAnsi="Consolas" w:cs="Times New Roman"/>
            <w:color w:val="F44747"/>
            <w:sz w:val="21"/>
            <w:szCs w:val="21"/>
            <w:lang w:eastAsia="pl-PL"/>
          </w:rPr>
          <w:t>&lt;</w:t>
        </w:r>
        <w:r w:rsidRPr="00BE6BDE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% include layout/footer.ejs%&gt;</w:t>
        </w:r>
      </w:ins>
    </w:p>
    <w:p w:rsidR="00E0713D" w:rsidRDefault="00E0713D">
      <w:pPr>
        <w:rPr>
          <w:ins w:id="1932" w:author="Olga" w:date="2019-04-23T22:07:00Z"/>
          <w:shd w:val="clear" w:color="auto" w:fill="F7F7F7"/>
        </w:rPr>
        <w:pPrChange w:id="1933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34" w:author="Olga" w:date="2019-04-23T22:07:00Z"/>
          <w:shd w:val="clear" w:color="auto" w:fill="F7F7F7"/>
        </w:rPr>
        <w:pPrChange w:id="1935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36" w:author="Olga" w:date="2019-04-23T22:07:00Z"/>
          <w:shd w:val="clear" w:color="auto" w:fill="F7F7F7"/>
        </w:rPr>
        <w:pPrChange w:id="1937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38" w:author="Olga" w:date="2019-04-23T22:07:00Z"/>
          <w:shd w:val="clear" w:color="auto" w:fill="F7F7F7"/>
        </w:rPr>
        <w:pPrChange w:id="1939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40" w:author="Olga" w:date="2019-04-23T22:07:00Z"/>
          <w:shd w:val="clear" w:color="auto" w:fill="F7F7F7"/>
        </w:rPr>
        <w:pPrChange w:id="1941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42" w:author="Olga" w:date="2019-04-23T22:07:00Z"/>
          <w:shd w:val="clear" w:color="auto" w:fill="F7F7F7"/>
        </w:rPr>
        <w:pPrChange w:id="1943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44" w:author="Olga" w:date="2019-04-23T22:07:00Z"/>
          <w:shd w:val="clear" w:color="auto" w:fill="F7F7F7"/>
        </w:rPr>
        <w:pPrChange w:id="1945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46" w:author="Olga" w:date="2019-04-23T22:07:00Z"/>
          <w:shd w:val="clear" w:color="auto" w:fill="F7F7F7"/>
        </w:rPr>
        <w:pPrChange w:id="1947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48" w:author="Olga" w:date="2019-04-23T22:07:00Z"/>
          <w:shd w:val="clear" w:color="auto" w:fill="F7F7F7"/>
        </w:rPr>
        <w:pPrChange w:id="1949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50" w:author="Olga" w:date="2019-04-23T22:07:00Z"/>
          <w:shd w:val="clear" w:color="auto" w:fill="F7F7F7"/>
        </w:rPr>
        <w:pPrChange w:id="1951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52" w:author="Olga" w:date="2019-04-23T22:07:00Z"/>
          <w:shd w:val="clear" w:color="auto" w:fill="F7F7F7"/>
        </w:rPr>
        <w:pPrChange w:id="1953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54" w:author="Olga" w:date="2019-04-23T22:07:00Z"/>
          <w:shd w:val="clear" w:color="auto" w:fill="F7F7F7"/>
        </w:rPr>
        <w:pPrChange w:id="1955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56" w:author="Olga" w:date="2019-04-23T22:07:00Z"/>
          <w:shd w:val="clear" w:color="auto" w:fill="F7F7F7"/>
        </w:rPr>
        <w:pPrChange w:id="1957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58" w:author="Olga" w:date="2019-04-23T22:07:00Z"/>
          <w:shd w:val="clear" w:color="auto" w:fill="F7F7F7"/>
        </w:rPr>
        <w:pPrChange w:id="1959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60" w:author="Olga" w:date="2019-04-23T22:07:00Z"/>
          <w:shd w:val="clear" w:color="auto" w:fill="F7F7F7"/>
        </w:rPr>
        <w:pPrChange w:id="1961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62" w:author="Olga" w:date="2019-04-23T22:07:00Z"/>
          <w:shd w:val="clear" w:color="auto" w:fill="F7F7F7"/>
        </w:rPr>
        <w:pPrChange w:id="1963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64" w:author="Olga" w:date="2019-04-23T22:07:00Z"/>
          <w:shd w:val="clear" w:color="auto" w:fill="F7F7F7"/>
        </w:rPr>
        <w:pPrChange w:id="1965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66" w:author="Olga" w:date="2019-04-23T22:07:00Z"/>
          <w:shd w:val="clear" w:color="auto" w:fill="F7F7F7"/>
        </w:rPr>
        <w:pPrChange w:id="1967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68" w:author="Olga" w:date="2019-04-23T22:07:00Z"/>
          <w:shd w:val="clear" w:color="auto" w:fill="F7F7F7"/>
        </w:rPr>
        <w:pPrChange w:id="1969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70" w:author="Olga" w:date="2019-04-23T22:07:00Z"/>
          <w:shd w:val="clear" w:color="auto" w:fill="F7F7F7"/>
        </w:rPr>
        <w:pPrChange w:id="1971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72" w:author="Olga" w:date="2019-04-23T22:07:00Z"/>
          <w:shd w:val="clear" w:color="auto" w:fill="F7F7F7"/>
        </w:rPr>
        <w:pPrChange w:id="1973" w:author="Olga" w:date="2019-04-23T21:52:00Z">
          <w:pPr>
            <w:jc w:val="center"/>
          </w:pPr>
        </w:pPrChange>
      </w:pPr>
    </w:p>
    <w:p w:rsidR="00926D6F" w:rsidRDefault="00926D6F">
      <w:pPr>
        <w:rPr>
          <w:ins w:id="1974" w:author="Olga" w:date="2019-04-23T22:07:00Z"/>
          <w:shd w:val="clear" w:color="auto" w:fill="F7F7F7"/>
        </w:rPr>
        <w:pPrChange w:id="1975" w:author="Olga" w:date="2019-04-23T21:52:00Z">
          <w:pPr>
            <w:jc w:val="center"/>
          </w:pPr>
        </w:pPrChange>
      </w:pPr>
    </w:p>
    <w:p w:rsidR="00BE6BDE" w:rsidRPr="00C16E45" w:rsidRDefault="00BE6BDE">
      <w:pPr>
        <w:rPr>
          <w:ins w:id="1976" w:author="Olga" w:date="2019-04-23T22:04:00Z"/>
          <w:rFonts w:ascii="Bernhard Light TYGRA" w:hAnsi="Bernhard Light TYGRA"/>
          <w:color w:val="FF0000"/>
          <w:sz w:val="32"/>
          <w:szCs w:val="32"/>
          <w:shd w:val="clear" w:color="auto" w:fill="F7F7F7"/>
          <w:lang w:val="uk-UA"/>
          <w:rPrChange w:id="1977" w:author="Olga" w:date="2019-04-30T20:52:00Z">
            <w:rPr>
              <w:ins w:id="1978" w:author="Olga" w:date="2019-04-23T22:04:00Z"/>
              <w:shd w:val="clear" w:color="auto" w:fill="F7F7F7"/>
              <w:lang w:val="uk-UA"/>
            </w:rPr>
          </w:rPrChange>
        </w:rPr>
        <w:pPrChange w:id="1979" w:author="Olga" w:date="2019-04-23T21:52:00Z">
          <w:pPr>
            <w:jc w:val="center"/>
          </w:pPr>
        </w:pPrChange>
      </w:pPr>
      <w:ins w:id="1980" w:author="Olga" w:date="2019-04-23T21:54:00Z">
        <w:r w:rsidRPr="00C16E45">
          <w:rPr>
            <w:rFonts w:ascii="Bernhard Light TYGRA" w:hAnsi="Bernhard Light TYGRA"/>
            <w:color w:val="FF0000"/>
            <w:sz w:val="32"/>
            <w:szCs w:val="32"/>
            <w:shd w:val="clear" w:color="auto" w:fill="F7F7F7"/>
            <w:lang w:val="ru-RU"/>
            <w:rPrChange w:id="1981" w:author="Olga" w:date="2019-04-30T20:52:00Z">
              <w:rPr>
                <w:shd w:val="clear" w:color="auto" w:fill="F7F7F7"/>
                <w:lang w:val="ru-RU"/>
              </w:rPr>
            </w:rPrChange>
          </w:rPr>
          <w:lastRenderedPageBreak/>
          <w:t xml:space="preserve">После чистки удалили файл </w:t>
        </w:r>
        <w:r w:rsidRPr="00C16E45">
          <w:rPr>
            <w:rFonts w:ascii="Bernhard Light TYGRA" w:hAnsi="Bernhard Light TYGRA"/>
            <w:color w:val="FF0000"/>
            <w:sz w:val="32"/>
            <w:szCs w:val="32"/>
            <w:shd w:val="clear" w:color="auto" w:fill="F7F7F7"/>
            <w:lang w:val="uk-UA"/>
            <w:rPrChange w:id="1982" w:author="Olga" w:date="2019-04-30T20:52:00Z">
              <w:rPr>
                <w:shd w:val="clear" w:color="auto" w:fill="F7F7F7"/>
                <w:lang w:val="uk-UA"/>
              </w:rPr>
            </w:rPrChange>
          </w:rPr>
          <w:t>create.js</w:t>
        </w:r>
      </w:ins>
    </w:p>
    <w:p w:rsidR="00BE6BDE" w:rsidRPr="00C16E45" w:rsidRDefault="00F704CA" w:rsidP="00C16E45">
      <w:pPr>
        <w:rPr>
          <w:ins w:id="1983" w:author="Olga" w:date="2019-04-23T21:50:00Z"/>
          <w:rFonts w:ascii="Times New Roman" w:hAnsi="Times New Roman" w:cs="Times New Roman"/>
          <w:color w:val="C45911" w:themeColor="accent2" w:themeShade="BF"/>
          <w:sz w:val="44"/>
          <w:szCs w:val="44"/>
          <w:shd w:val="clear" w:color="auto" w:fill="F7F7F7"/>
          <w:lang w:val="uk-UA"/>
          <w:rPrChange w:id="1984" w:author="Olga" w:date="2019-04-30T20:53:00Z">
            <w:rPr>
              <w:ins w:id="1985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1986" w:author="Olga" w:date="2019-04-30T20:53:00Z">
          <w:pPr>
            <w:jc w:val="center"/>
          </w:pPr>
        </w:pPrChange>
      </w:pPr>
      <w:ins w:id="1987" w:author="Olga" w:date="2019-04-23T22:04:00Z">
        <w:r w:rsidRPr="00C16E45">
          <w:rPr>
            <w:color w:val="C45911" w:themeColor="accent2" w:themeShade="BF"/>
            <w:sz w:val="44"/>
            <w:szCs w:val="44"/>
            <w:shd w:val="clear" w:color="auto" w:fill="F7F7F7"/>
            <w:rPrChange w:id="1988" w:author="Olga" w:date="2019-04-30T20:53:00Z">
              <w:rPr>
                <w:color w:val="2E74B5" w:themeColor="accent1" w:themeShade="BF"/>
                <w:shd w:val="clear" w:color="auto" w:fill="F7F7F7"/>
              </w:rPr>
            </w:rPrChange>
          </w:rPr>
          <w:t>a</w:t>
        </w:r>
        <w:r w:rsidR="00BE6BDE" w:rsidRPr="00C16E45">
          <w:rPr>
            <w:color w:val="C45911" w:themeColor="accent2" w:themeShade="BF"/>
            <w:sz w:val="44"/>
            <w:szCs w:val="44"/>
            <w:shd w:val="clear" w:color="auto" w:fill="F7F7F7"/>
            <w:rPrChange w:id="1989" w:author="Olga" w:date="2019-04-30T20:53:00Z">
              <w:rPr>
                <w:b/>
                <w:bCs/>
                <w:shd w:val="clear" w:color="auto" w:fill="F7F7F7"/>
              </w:rPr>
            </w:rPrChange>
          </w:rPr>
          <w:t>pp</w:t>
        </w:r>
        <w:r w:rsidR="00BE6BDE" w:rsidRPr="00C16E45">
          <w:rPr>
            <w:color w:val="C45911" w:themeColor="accent2" w:themeShade="BF"/>
            <w:sz w:val="44"/>
            <w:szCs w:val="44"/>
            <w:shd w:val="clear" w:color="auto" w:fill="F7F7F7"/>
            <w:lang w:val="uk-UA"/>
            <w:rPrChange w:id="1990" w:author="Olga" w:date="2019-04-30T20:53:00Z">
              <w:rPr>
                <w:b/>
                <w:bCs/>
                <w:shd w:val="clear" w:color="auto" w:fill="F7F7F7"/>
              </w:rPr>
            </w:rPrChange>
          </w:rPr>
          <w:t>.</w:t>
        </w:r>
        <w:r w:rsidR="00BE6BDE" w:rsidRPr="00C16E45">
          <w:rPr>
            <w:color w:val="C45911" w:themeColor="accent2" w:themeShade="BF"/>
            <w:sz w:val="44"/>
            <w:szCs w:val="44"/>
            <w:shd w:val="clear" w:color="auto" w:fill="F7F7F7"/>
            <w:rPrChange w:id="1991" w:author="Olga" w:date="2019-04-30T20:53:00Z">
              <w:rPr>
                <w:b/>
                <w:bCs/>
                <w:shd w:val="clear" w:color="auto" w:fill="F7F7F7"/>
              </w:rPr>
            </w:rPrChange>
          </w:rPr>
          <w:t>js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1992" w:author="Olga" w:date="2019-04-23T22:06:00Z"/>
          <w:rFonts w:ascii="Consolas" w:eastAsia="Times New Roman" w:hAnsi="Consolas" w:cs="Times New Roman"/>
          <w:color w:val="D4D4D4"/>
          <w:sz w:val="18"/>
          <w:szCs w:val="18"/>
          <w:lang w:val="uk-UA" w:eastAsia="pl-PL"/>
          <w:rPrChange w:id="1993" w:author="Olga" w:date="2019-04-23T22:07:00Z">
            <w:rPr>
              <w:ins w:id="1994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1995" w:author="Olga" w:date="2019-04-23T22:06:00Z"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1996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const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val="uk-UA" w:eastAsia="pl-PL"/>
            <w:rPrChange w:id="1997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1998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express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val="uk-UA" w:eastAsia="pl-PL"/>
            <w:rPrChange w:id="1999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00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require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val="uk-UA" w:eastAsia="pl-PL"/>
            <w:rPrChange w:id="2001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val="uk-UA" w:eastAsia="pl-PL"/>
            <w:rPrChange w:id="2002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03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express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val="uk-UA" w:eastAsia="pl-PL"/>
            <w:rPrChange w:id="2004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val="uk-UA" w:eastAsia="pl-PL"/>
            <w:rPrChange w:id="2005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06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07" w:author="Olga" w:date="2019-04-23T22:07:00Z">
            <w:rPr>
              <w:ins w:id="2008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09" w:author="Olga" w:date="2019-04-23T22:06:00Z"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2010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const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11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12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bodyParser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13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14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require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15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16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'body-parser'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17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18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19" w:author="Olga" w:date="2019-04-23T22:07:00Z">
            <w:rPr>
              <w:ins w:id="2020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21" w:author="Olga" w:date="2019-04-23T22:06:00Z"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2022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const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23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24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path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25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26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require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27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28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'path'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29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3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31" w:author="Olga" w:date="2019-04-23T22:07:00Z">
            <w:rPr>
              <w:ins w:id="203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33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034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const Post = require('./models/post');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3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36" w:author="Olga" w:date="2019-04-23T22:07:00Z">
            <w:rPr>
              <w:ins w:id="203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38" w:author="Olga" w:date="2019-04-23T22:06:00Z"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2039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const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4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41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4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43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express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4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4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46" w:author="Olga" w:date="2019-04-23T22:07:00Z">
            <w:rPr>
              <w:ins w:id="204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48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49" w:author="Olga" w:date="2019-04-23T22:07:00Z">
            <w:rPr>
              <w:ins w:id="2050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51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52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53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54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set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55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56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'view engine'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57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58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'ejs'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59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6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61" w:author="Olga" w:date="2019-04-23T22:07:00Z">
            <w:rPr>
              <w:ins w:id="206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63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64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65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66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use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67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68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bodyParser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69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70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urlencoded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71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72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73" w:author="Olga" w:date="2019-04-23T22:07:00Z">
            <w:rPr>
              <w:ins w:id="2074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75" w:author="Olga" w:date="2019-04-23T22:06:00Z"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7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077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extended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7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: </w:t>
        </w:r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2079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true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8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81" w:author="Olga" w:date="2019-04-23T22:07:00Z">
            <w:rPr>
              <w:ins w:id="208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83" w:author="Olga" w:date="2019-04-23T22:06:00Z"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8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}));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08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086" w:author="Olga" w:date="2019-04-23T22:07:00Z">
            <w:rPr>
              <w:ins w:id="208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088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89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9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91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use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9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93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express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9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95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static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9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097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path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09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099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join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0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4EC9B0"/>
            <w:sz w:val="18"/>
            <w:szCs w:val="18"/>
            <w:lang w:eastAsia="pl-PL"/>
            <w:rPrChange w:id="2101" w:author="Olga" w:date="2019-04-23T22:07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__dirname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0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03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'public'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0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0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06" w:author="Olga" w:date="2019-04-23T22:07:00Z">
            <w:rPr>
              <w:ins w:id="210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08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09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1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111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use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1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13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'/javascripts'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1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,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15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 xml:space="preserve"> express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1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117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static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1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19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path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2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121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join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2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4EC9B0"/>
            <w:sz w:val="18"/>
            <w:szCs w:val="18"/>
            <w:lang w:eastAsia="pl-PL"/>
            <w:rPrChange w:id="2123" w:author="Olga" w:date="2019-04-23T22:07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__dirname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2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25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'node_modules'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2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27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'jquery'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2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29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'dist'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3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3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32" w:author="Olga" w:date="2019-04-23T22:07:00Z">
            <w:rPr>
              <w:ins w:id="213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34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35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3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137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get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3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39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'/'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4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, (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41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req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4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43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res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4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) </w:t>
        </w:r>
        <w:r w:rsidRPr="00926D6F">
          <w:rPr>
            <w:rFonts w:ascii="Consolas" w:eastAsia="Times New Roman" w:hAnsi="Consolas" w:cs="Times New Roman"/>
            <w:color w:val="569CD6"/>
            <w:sz w:val="18"/>
            <w:szCs w:val="18"/>
            <w:lang w:eastAsia="pl-PL"/>
            <w:rPrChange w:id="2145" w:author="Olga" w:date="2019-04-23T22:07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=&gt;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4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47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48" w:author="Olga" w:date="2019-04-23T22:07:00Z">
            <w:rPr>
              <w:ins w:id="2149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50" w:author="Olga" w:date="2019-04-23T22:06:00Z"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51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 xml:space="preserve">    res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52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DCDCAA"/>
            <w:sz w:val="18"/>
            <w:szCs w:val="18"/>
            <w:lang w:eastAsia="pl-PL"/>
            <w:rPrChange w:id="2153" w:author="Olga" w:date="2019-04-23T22:07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render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54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926D6F">
          <w:rPr>
            <w:rFonts w:ascii="Consolas" w:eastAsia="Times New Roman" w:hAnsi="Consolas" w:cs="Times New Roman"/>
            <w:color w:val="CE9178"/>
            <w:sz w:val="18"/>
            <w:szCs w:val="18"/>
            <w:lang w:eastAsia="pl-PL"/>
            <w:rPrChange w:id="2155" w:author="Olga" w:date="2019-04-23T22:0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'index'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5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57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58" w:author="Olga" w:date="2019-04-23T22:07:00Z">
            <w:rPr>
              <w:ins w:id="2159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60" w:author="Olga" w:date="2019-04-23T22:06:00Z"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61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});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62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63" w:author="Olga" w:date="2019-04-23T22:07:00Z">
            <w:rPr>
              <w:ins w:id="2164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65" w:author="Olga" w:date="2019-04-23T22:06:00Z"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66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module.</w:t>
        </w:r>
        <w:r w:rsidRPr="00926D6F">
          <w:rPr>
            <w:rFonts w:ascii="Consolas" w:eastAsia="Times New Roman" w:hAnsi="Consolas" w:cs="Times New Roman"/>
            <w:color w:val="4EC9B0"/>
            <w:sz w:val="18"/>
            <w:szCs w:val="18"/>
            <w:lang w:eastAsia="pl-PL"/>
            <w:rPrChange w:id="2167" w:author="Olga" w:date="2019-04-23T22:07:00Z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l-PL"/>
              </w:rPr>
            </w:rPrChange>
          </w:rPr>
          <w:t>exports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68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926D6F">
          <w:rPr>
            <w:rFonts w:ascii="Consolas" w:eastAsia="Times New Roman" w:hAnsi="Consolas" w:cs="Times New Roman"/>
            <w:color w:val="9CDCFE"/>
            <w:sz w:val="18"/>
            <w:szCs w:val="18"/>
            <w:lang w:eastAsia="pl-PL"/>
            <w:rPrChange w:id="2169" w:author="Olga" w:date="2019-04-23T22:0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app</w:t>
        </w:r>
        <w:r w:rsidRPr="00926D6F">
          <w:rPr>
            <w:rFonts w:ascii="Consolas" w:eastAsia="Times New Roman" w:hAnsi="Consolas" w:cs="Times New Roman"/>
            <w:color w:val="D4D4D4"/>
            <w:sz w:val="18"/>
            <w:szCs w:val="18"/>
            <w:lang w:eastAsia="pl-PL"/>
            <w:rPrChange w:id="2170" w:author="Olga" w:date="2019-04-23T22:0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7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72" w:author="Olga" w:date="2019-04-23T22:07:00Z">
            <w:rPr>
              <w:ins w:id="217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74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75" w:author="Olga" w:date="2019-04-23T22:07:00Z">
            <w:rPr>
              <w:ins w:id="2176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77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178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const arr = ['hello', 'world', 'test'];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79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80" w:author="Olga" w:date="2019-04-23T22:07:00Z">
            <w:rPr>
              <w:ins w:id="2181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82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83" w:author="Olga" w:date="2019-04-23T22:07:00Z">
            <w:rPr>
              <w:ins w:id="2184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85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186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app.get('/', (req, res) =&gt; res.render('index',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87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88" w:author="Olga" w:date="2019-04-23T22:07:00Z">
            <w:rPr>
              <w:ins w:id="2189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90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191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arr: arr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92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93" w:author="Olga" w:date="2019-04-23T22:07:00Z">
            <w:rPr>
              <w:ins w:id="2194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195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196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}));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197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198" w:author="Olga" w:date="2019-04-23T22:07:00Z">
            <w:rPr>
              <w:ins w:id="2199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0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01" w:author="Olga" w:date="2019-04-23T22:07:00Z">
            <w:rPr>
              <w:ins w:id="220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03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04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app.get('/', (req, res) =&gt;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0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06" w:author="Olga" w:date="2019-04-23T22:07:00Z">
            <w:rPr>
              <w:ins w:id="220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08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09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// Post.find({}).then(posts =&gt;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1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11" w:author="Olga" w:date="2019-04-23T22:07:00Z">
            <w:rPr>
              <w:ins w:id="221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13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14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//     // res.render('index',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1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16" w:author="Olga" w:date="2019-04-23T22:07:00Z">
            <w:rPr>
              <w:ins w:id="221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18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19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//     //     posts: posts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2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21" w:author="Olga" w:date="2019-04-23T22:07:00Z">
            <w:rPr>
              <w:ins w:id="222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23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24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//     // });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25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26" w:author="Olga" w:date="2019-04-23T22:07:00Z">
            <w:rPr>
              <w:ins w:id="2227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28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29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// })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30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31" w:author="Olga" w:date="2019-04-23T22:07:00Z">
            <w:rPr>
              <w:ins w:id="2232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33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34" w:author="Olga" w:date="2019-04-23T22:07:00Z">
            <w:rPr>
              <w:ins w:id="2235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36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37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});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38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39" w:author="Olga" w:date="2019-04-23T22:07:00Z">
            <w:rPr>
              <w:ins w:id="2240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4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42" w:author="Olga" w:date="2019-04-23T22:07:00Z">
            <w:rPr>
              <w:ins w:id="224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44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45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app.get('/create', (req, res) =&gt; res.render('create'));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46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47" w:author="Olga" w:date="2019-04-23T22:07:00Z">
            <w:rPr>
              <w:ins w:id="2248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49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50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app.post('/create', (req, res) =&gt;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5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52" w:author="Olga" w:date="2019-04-23T22:07:00Z">
            <w:rPr>
              <w:ins w:id="225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54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55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const 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56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57" w:author="Olga" w:date="2019-04-23T22:07:00Z">
            <w:rPr>
              <w:ins w:id="2258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59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60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    title,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6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62" w:author="Olga" w:date="2019-04-23T22:07:00Z">
            <w:rPr>
              <w:ins w:id="226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64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65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    body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66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67" w:author="Olga" w:date="2019-04-23T22:07:00Z">
            <w:rPr>
              <w:ins w:id="2268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69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70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} = req.body;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71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72" w:author="Olga" w:date="2019-04-23T22:07:00Z">
            <w:rPr>
              <w:ins w:id="2273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74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75" w:author="Olga" w:date="2019-04-23T22:07:00Z">
            <w:rPr>
              <w:ins w:id="2276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77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78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Post.create({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79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80" w:author="Olga" w:date="2019-04-23T22:07:00Z">
            <w:rPr>
              <w:ins w:id="2281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82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83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    title: title,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84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85" w:author="Olga" w:date="2019-04-23T22:07:00Z">
            <w:rPr>
              <w:ins w:id="2286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87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88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    body: body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89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90" w:author="Olga" w:date="2019-04-23T22:07:00Z">
            <w:rPr>
              <w:ins w:id="2291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292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293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    }).then(post =&gt; console.log(post._id))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94" w:author="Olga" w:date="2019-04-23T22:06:00Z"/>
          <w:rFonts w:ascii="Consolas" w:eastAsia="Times New Roman" w:hAnsi="Consolas" w:cs="Times New Roman"/>
          <w:color w:val="D4D4D4"/>
          <w:sz w:val="18"/>
          <w:szCs w:val="18"/>
          <w:lang w:eastAsia="pl-PL"/>
          <w:rPrChange w:id="2295" w:author="Olga" w:date="2019-04-23T22:07:00Z">
            <w:rPr>
              <w:ins w:id="2296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297" w:author="Olga" w:date="2019-04-23T22:06:00Z"/>
          <w:rFonts w:ascii="Consolas" w:eastAsia="Times New Roman" w:hAnsi="Consolas" w:cs="Times New Roman"/>
          <w:color w:val="D4D4D4"/>
          <w:sz w:val="18"/>
          <w:szCs w:val="18"/>
          <w:lang w:val="ru-RU" w:eastAsia="pl-PL"/>
          <w:rPrChange w:id="2298" w:author="Olga" w:date="2019-04-23T22:08:00Z">
            <w:rPr>
              <w:ins w:id="2299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300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val="ru-RU" w:eastAsia="pl-PL"/>
            <w:rPrChange w:id="2301" w:author="Olga" w:date="2019-04-23T22:08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 xml:space="preserve">//     </w:t>
        </w:r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302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res</w:t>
        </w:r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val="ru-RU" w:eastAsia="pl-PL"/>
            <w:rPrChange w:id="2303" w:author="Olga" w:date="2019-04-23T22:08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.</w:t>
        </w:r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eastAsia="pl-PL"/>
            <w:rPrChange w:id="2304" w:author="Olga" w:date="2019-04-23T22:0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redirect</w:t>
        </w:r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val="ru-RU" w:eastAsia="pl-PL"/>
            <w:rPrChange w:id="2305" w:author="Olga" w:date="2019-04-23T22:08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('/');</w:t>
        </w:r>
      </w:ins>
    </w:p>
    <w:p w:rsidR="00926D6F" w:rsidRPr="00926D6F" w:rsidRDefault="00926D6F" w:rsidP="00926D6F">
      <w:pPr>
        <w:shd w:val="clear" w:color="auto" w:fill="1E1E1E"/>
        <w:spacing w:after="0" w:line="285" w:lineRule="atLeast"/>
        <w:rPr>
          <w:ins w:id="2306" w:author="Olga" w:date="2019-04-23T22:06:00Z"/>
          <w:rFonts w:ascii="Consolas" w:eastAsia="Times New Roman" w:hAnsi="Consolas" w:cs="Times New Roman"/>
          <w:color w:val="D4D4D4"/>
          <w:sz w:val="18"/>
          <w:szCs w:val="18"/>
          <w:lang w:val="ru-RU" w:eastAsia="pl-PL"/>
          <w:rPrChange w:id="2307" w:author="Olga" w:date="2019-04-23T22:08:00Z">
            <w:rPr>
              <w:ins w:id="2308" w:author="Olga" w:date="2019-04-23T22:0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309" w:author="Olga" w:date="2019-04-23T22:06:00Z">
        <w:r w:rsidRPr="00926D6F">
          <w:rPr>
            <w:rFonts w:ascii="Consolas" w:eastAsia="Times New Roman" w:hAnsi="Consolas" w:cs="Times New Roman"/>
            <w:color w:val="6A9955"/>
            <w:sz w:val="18"/>
            <w:szCs w:val="18"/>
            <w:lang w:val="ru-RU" w:eastAsia="pl-PL"/>
            <w:rPrChange w:id="2310" w:author="Olga" w:date="2019-04-23T22:08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});</w:t>
        </w:r>
      </w:ins>
    </w:p>
    <w:p w:rsidR="00E0713D" w:rsidRPr="00C16E45" w:rsidRDefault="00926D6F">
      <w:pPr>
        <w:rPr>
          <w:ins w:id="2311" w:author="Olga" w:date="2019-04-23T21:50:00Z"/>
          <w:color w:val="00B050"/>
          <w:shd w:val="clear" w:color="auto" w:fill="F7F7F7"/>
          <w:lang w:val="ru-RU"/>
          <w:rPrChange w:id="2312" w:author="Olga" w:date="2019-04-30T20:53:00Z">
            <w:rPr>
              <w:ins w:id="2313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314" w:author="Olga" w:date="2019-04-23T22:06:00Z">
          <w:pPr>
            <w:jc w:val="center"/>
          </w:pPr>
        </w:pPrChange>
      </w:pPr>
      <w:ins w:id="2315" w:author="Olga" w:date="2019-04-23T22:08:00Z">
        <w:r w:rsidRPr="00C16E45">
          <w:rPr>
            <w:color w:val="00B050"/>
            <w:highlight w:val="yellow"/>
            <w:shd w:val="clear" w:color="auto" w:fill="F7F7F7"/>
            <w:lang w:val="ru-RU"/>
            <w:rPrChange w:id="2316" w:author="Olga" w:date="2019-04-30T20:53:00Z">
              <w:rPr>
                <w:shd w:val="clear" w:color="auto" w:fill="F7F7F7"/>
                <w:lang w:val="ru-RU"/>
              </w:rPr>
            </w:rPrChange>
          </w:rPr>
          <w:t>Все закомментированное можно удалить, но мне жалко</w:t>
        </w:r>
      </w:ins>
    </w:p>
    <w:p w:rsidR="00E0713D" w:rsidRPr="00BE6BDE" w:rsidRDefault="00E0713D">
      <w:pPr>
        <w:rPr>
          <w:ins w:id="2317" w:author="Olga" w:date="2019-04-23T21:50:00Z"/>
          <w:shd w:val="clear" w:color="auto" w:fill="F7F7F7"/>
          <w:lang w:val="ru-RU"/>
          <w:rPrChange w:id="2318" w:author="Olga" w:date="2019-04-23T21:55:00Z">
            <w:rPr>
              <w:ins w:id="2319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320" w:author="Olga" w:date="2019-04-23T22:06:00Z">
          <w:pPr>
            <w:jc w:val="center"/>
          </w:pPr>
        </w:pPrChange>
      </w:pPr>
    </w:p>
    <w:p w:rsidR="00926D6F" w:rsidRPr="00926D6F" w:rsidRDefault="00926D6F" w:rsidP="00926D6F">
      <w:pPr>
        <w:pStyle w:val="1"/>
        <w:shd w:val="clear" w:color="auto" w:fill="121212"/>
        <w:spacing w:before="0" w:beforeAutospacing="0" w:after="0" w:afterAutospacing="0"/>
        <w:rPr>
          <w:ins w:id="2321" w:author="Olga" w:date="2019-04-23T22:17:00Z"/>
          <w:rFonts w:ascii="Arial" w:hAnsi="Arial" w:cs="Arial"/>
          <w:b w:val="0"/>
          <w:bCs w:val="0"/>
          <w:lang w:val="ru-RU"/>
          <w:rPrChange w:id="2322" w:author="Olga" w:date="2019-04-23T22:17:00Z">
            <w:rPr>
              <w:ins w:id="2323" w:author="Olga" w:date="2019-04-23T22:17:00Z"/>
              <w:rFonts w:ascii="Arial" w:hAnsi="Arial" w:cs="Arial"/>
              <w:b w:val="0"/>
              <w:bCs w:val="0"/>
            </w:rPr>
          </w:rPrChange>
        </w:rPr>
      </w:pPr>
      <w:ins w:id="2324" w:author="Olga" w:date="2019-04-23T22:17:00Z">
        <w:r>
          <w:rPr>
            <w:rFonts w:ascii="Arial" w:hAnsi="Arial" w:cs="Arial"/>
            <w:b w:val="0"/>
            <w:bCs w:val="0"/>
          </w:rPr>
          <w:t> </w:t>
        </w:r>
        <w:r w:rsidRPr="00926D6F">
          <w:rPr>
            <w:rFonts w:ascii="Arial" w:hAnsi="Arial" w:cs="Arial"/>
            <w:b w:val="0"/>
            <w:bCs w:val="0"/>
            <w:lang w:val="ru-RU"/>
            <w:rPrChange w:id="2325" w:author="Olga" w:date="2019-04-23T22:17:00Z">
              <w:rPr>
                <w:rFonts w:ascii="Arial" w:hAnsi="Arial" w:cs="Arial"/>
                <w:b w:val="0"/>
                <w:bCs w:val="0"/>
              </w:rPr>
            </w:rPrChange>
          </w:rPr>
          <w:t xml:space="preserve">| Настройка окружения для вёрстки страницы, </w:t>
        </w:r>
        <w:r>
          <w:rPr>
            <w:rFonts w:ascii="Arial" w:hAnsi="Arial" w:cs="Arial"/>
            <w:b w:val="0"/>
            <w:bCs w:val="0"/>
          </w:rPr>
          <w:t>Gulp</w:t>
        </w:r>
      </w:ins>
    </w:p>
    <w:p w:rsidR="00E0713D" w:rsidRDefault="00954175">
      <w:pPr>
        <w:pStyle w:val="ad"/>
        <w:rPr>
          <w:ins w:id="2326" w:author="Olga" w:date="2019-04-30T23:48:00Z"/>
          <w:shd w:val="clear" w:color="auto" w:fill="F7F7F7"/>
          <w:lang w:val="ru-RU"/>
        </w:rPr>
        <w:pPrChange w:id="2327" w:author="Olga" w:date="2019-04-24T15:26:00Z">
          <w:pPr>
            <w:jc w:val="center"/>
          </w:pPr>
        </w:pPrChange>
      </w:pPr>
      <w:ins w:id="2328" w:author="Olga" w:date="2019-04-24T15:26:00Z">
        <w:r>
          <w:rPr>
            <w:shd w:val="clear" w:color="auto" w:fill="F7F7F7"/>
            <w:lang w:val="ru-RU"/>
          </w:rPr>
          <w:t>Делаем в новом проэкте а потом прикручиваем.</w:t>
        </w:r>
      </w:ins>
    </w:p>
    <w:p w:rsidR="00FC4444" w:rsidRPr="00FC4444" w:rsidRDefault="00FC4444" w:rsidP="00FC4444">
      <w:pPr>
        <w:pStyle w:val="1"/>
        <w:rPr>
          <w:ins w:id="2329" w:author="Olga" w:date="2019-04-23T21:50:00Z"/>
          <w:rFonts w:asciiTheme="minorHAnsi" w:hAnsiTheme="minorHAnsi" w:cstheme="minorBidi"/>
          <w:color w:val="538135" w:themeColor="accent6" w:themeShade="BF"/>
          <w:sz w:val="22"/>
          <w:szCs w:val="22"/>
          <w:shd w:val="clear" w:color="auto" w:fill="F7F7F7"/>
          <w:rPrChange w:id="2330" w:author="Olga" w:date="2019-04-30T23:48:00Z">
            <w:rPr>
              <w:ins w:id="2331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332" w:author="Olga" w:date="2019-04-30T23:48:00Z">
          <w:pPr>
            <w:jc w:val="center"/>
          </w:pPr>
        </w:pPrChange>
      </w:pPr>
      <w:bookmarkStart w:id="2333" w:name="_GoBack"/>
      <w:ins w:id="2334" w:author="Olga" w:date="2019-04-30T23:48:00Z">
        <w:r w:rsidRPr="00FC4444">
          <w:rPr>
            <w:color w:val="538135" w:themeColor="accent6" w:themeShade="BF"/>
            <w:shd w:val="clear" w:color="auto" w:fill="F7F7F7"/>
            <w:rPrChange w:id="2335" w:author="Olga" w:date="2019-04-30T23:48:00Z">
              <w:rPr>
                <w:shd w:val="clear" w:color="auto" w:fill="F7F7F7"/>
              </w:rPr>
            </w:rPrChange>
          </w:rPr>
          <w:t>git</w:t>
        </w:r>
      </w:ins>
    </w:p>
    <w:bookmarkEnd w:id="2333"/>
    <w:p w:rsidR="00E0713D" w:rsidRPr="002F044A" w:rsidRDefault="002F044A">
      <w:pPr>
        <w:rPr>
          <w:ins w:id="2336" w:author="Olga" w:date="2019-04-23T21:50:00Z"/>
          <w:rFonts w:ascii="Bookman Old Style" w:hAnsi="Bookman Old Style"/>
          <w:shd w:val="clear" w:color="auto" w:fill="F7F7F7"/>
          <w:rPrChange w:id="2337" w:author="Olga" w:date="2019-04-24T15:44:00Z">
            <w:rPr>
              <w:ins w:id="2338" w:author="Olga" w:date="2019-04-23T21:50:00Z"/>
              <w:shd w:val="clear" w:color="auto" w:fill="F7F7F7"/>
              <w:lang w:val="ru-RU"/>
            </w:rPr>
          </w:rPrChange>
        </w:rPr>
        <w:pPrChange w:id="2339" w:author="Olga" w:date="2019-04-24T15:42:00Z">
          <w:pPr>
            <w:jc w:val="center"/>
          </w:pPr>
        </w:pPrChange>
      </w:pPr>
      <w:ins w:id="2340" w:author="Olga" w:date="2019-04-24T15:43:00Z">
        <w:r w:rsidRPr="002F044A">
          <w:rPr>
            <w:rFonts w:ascii="Bookman Old Style" w:hAnsi="Bookman Old Style"/>
            <w:shd w:val="clear" w:color="auto" w:fill="F7F7F7"/>
            <w:lang w:val="ru-RU"/>
            <w:rPrChange w:id="2341" w:author="Olga" w:date="2019-04-24T15:44:00Z">
              <w:rPr>
                <w:shd w:val="clear" w:color="auto" w:fill="F7F7F7"/>
                <w:lang w:val="ru-RU"/>
              </w:rPr>
            </w:rPrChange>
          </w:rPr>
          <w:fldChar w:fldCharType="begin"/>
        </w:r>
        <w:r w:rsidRPr="002F044A">
          <w:rPr>
            <w:rFonts w:ascii="Bookman Old Style" w:hAnsi="Bookman Old Style"/>
            <w:shd w:val="clear" w:color="auto" w:fill="F7F7F7"/>
            <w:lang w:val="ru-RU"/>
            <w:rPrChange w:id="2342" w:author="Olga" w:date="2019-04-24T15:44:00Z">
              <w:rPr>
                <w:shd w:val="clear" w:color="auto" w:fill="F7F7F7"/>
                <w:lang w:val="ru-RU"/>
              </w:rPr>
            </w:rPrChange>
          </w:rPr>
          <w:instrText xml:space="preserve"> HYPERLINK "https://git-scm.com/book/ru/v1/%D0%9E%D1%81%D0%BD%D0%BE%D0%B2%D1%8B-Git-%D0%A1%D0%BE%D0%B7%D0%B4%D0%B0%D0%BD%D0%B8%D0%B5-Git-%D1%80%D0%B5%D0%BF%D0%BE%D0%B7%D0%B8%D1%82%D0%BE%D1%80%D0%B8%D1%8F" </w:instrText>
        </w:r>
        <w:r w:rsidRPr="002F044A">
          <w:rPr>
            <w:rFonts w:ascii="Bookman Old Style" w:hAnsi="Bookman Old Style"/>
            <w:shd w:val="clear" w:color="auto" w:fill="F7F7F7"/>
            <w:lang w:val="ru-RU"/>
            <w:rPrChange w:id="2343" w:author="Olga" w:date="2019-04-24T15:44:00Z">
              <w:rPr>
                <w:shd w:val="clear" w:color="auto" w:fill="F7F7F7"/>
                <w:lang w:val="ru-RU"/>
              </w:rPr>
            </w:rPrChange>
          </w:rPr>
          <w:fldChar w:fldCharType="separate"/>
        </w:r>
        <w:r w:rsidRPr="002F044A">
          <w:rPr>
            <w:rStyle w:val="a5"/>
            <w:rFonts w:ascii="Bookman Old Style" w:hAnsi="Bookman Old Style"/>
            <w:shd w:val="clear" w:color="auto" w:fill="F7F7F7"/>
            <w:lang w:val="ru-RU"/>
            <w:rPrChange w:id="2344" w:author="Olga" w:date="2019-04-24T15:44:00Z">
              <w:rPr>
                <w:rStyle w:val="a5"/>
                <w:shd w:val="clear" w:color="auto" w:fill="F7F7F7"/>
                <w:lang w:val="ru-RU"/>
              </w:rPr>
            </w:rPrChange>
          </w:rPr>
          <w:t xml:space="preserve">Начало работы с </w:t>
        </w:r>
        <w:r w:rsidRPr="002F044A">
          <w:rPr>
            <w:rStyle w:val="a5"/>
            <w:rFonts w:ascii="Bookman Old Style" w:hAnsi="Bookman Old Style"/>
            <w:shd w:val="clear" w:color="auto" w:fill="F7F7F7"/>
            <w:rPrChange w:id="2345" w:author="Olga" w:date="2019-04-24T15:44:00Z">
              <w:rPr>
                <w:rStyle w:val="a5"/>
                <w:shd w:val="clear" w:color="auto" w:fill="F7F7F7"/>
              </w:rPr>
            </w:rPrChange>
          </w:rPr>
          <w:t>git</w:t>
        </w:r>
        <w:r w:rsidRPr="002F044A">
          <w:rPr>
            <w:rFonts w:ascii="Bookman Old Style" w:hAnsi="Bookman Old Style"/>
            <w:shd w:val="clear" w:color="auto" w:fill="F7F7F7"/>
            <w:lang w:val="ru-RU"/>
            <w:rPrChange w:id="2346" w:author="Olga" w:date="2019-04-24T15:44:00Z">
              <w:rPr>
                <w:shd w:val="clear" w:color="auto" w:fill="F7F7F7"/>
                <w:lang w:val="ru-RU"/>
              </w:rPr>
            </w:rPrChange>
          </w:rPr>
          <w:fldChar w:fldCharType="end"/>
        </w:r>
      </w:ins>
    </w:p>
    <w:p w:rsidR="00E0713D" w:rsidRDefault="002F044A">
      <w:pPr>
        <w:rPr>
          <w:ins w:id="2347" w:author="Olga" w:date="2019-04-30T15:0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</w:rPr>
        <w:pPrChange w:id="2348" w:author="Olga" w:date="2019-04-24T15:26:00Z">
          <w:pPr>
            <w:jc w:val="center"/>
          </w:pPr>
        </w:pPrChange>
      </w:pPr>
      <w:ins w:id="2349" w:author="Olga" w:date="2019-04-24T15:48:00Z">
        <w:r>
          <w:rPr>
            <w:rFonts w:ascii="Courier New" w:hAnsi="Courier New" w:cs="Courier New"/>
            <w:b/>
            <w:noProof/>
            <w:color w:val="FF0066"/>
            <w:sz w:val="48"/>
            <w:szCs w:val="48"/>
            <w:shd w:val="clear" w:color="auto" w:fill="F7F7F7"/>
            <w:lang w:eastAsia="pl-PL"/>
          </w:rPr>
          <w:drawing>
            <wp:inline distT="0" distB="0" distL="0" distR="0">
              <wp:extent cx="5858693" cy="3848637"/>
              <wp:effectExtent l="0" t="0" r="8890" b="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ED8BFAB.tmp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8693" cy="38486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36D4" w:rsidRPr="009F0539" w:rsidRDefault="005536D4" w:rsidP="005536D4">
      <w:pPr>
        <w:pStyle w:val="HTML"/>
        <w:shd w:val="clear" w:color="auto" w:fill="F7F7F7"/>
        <w:spacing w:after="360"/>
        <w:rPr>
          <w:ins w:id="2350" w:author="Olga" w:date="2019-04-30T21:00:00Z"/>
          <w:rFonts w:ascii="Arial" w:hAnsi="Arial" w:cs="Arial"/>
          <w:color w:val="2E74B5" w:themeColor="accent1" w:themeShade="BF"/>
          <w:sz w:val="24"/>
          <w:szCs w:val="24"/>
        </w:rPr>
      </w:pPr>
    </w:p>
    <w:p w:rsidR="005536D4" w:rsidRPr="006E7CD5" w:rsidRDefault="005536D4" w:rsidP="005536D4">
      <w:pPr>
        <w:spacing w:line="240" w:lineRule="auto"/>
        <w:rPr>
          <w:ins w:id="2351" w:author="Olga" w:date="2019-04-30T21:00:00Z"/>
          <w:color w:val="70AD47" w:themeColor="accent6"/>
          <w:shd w:val="clear" w:color="auto" w:fill="F7F7F7"/>
        </w:rPr>
      </w:pPr>
      <w:ins w:id="2352" w:author="Olga" w:date="2019-04-30T21:00:00Z">
        <w:r w:rsidRPr="006E7CD5">
          <w:rPr>
            <w:color w:val="70AD47" w:themeColor="accent6"/>
            <w:shd w:val="clear" w:color="auto" w:fill="F7F7F7"/>
          </w:rPr>
          <w:t>C:\Users\Olga\Desktop\cmder_mini (master -&gt; origin)</w:t>
        </w:r>
      </w:ins>
    </w:p>
    <w:p w:rsidR="005536D4" w:rsidRPr="000D538E" w:rsidRDefault="005536D4" w:rsidP="005536D4">
      <w:pPr>
        <w:spacing w:after="0" w:line="240" w:lineRule="auto"/>
        <w:rPr>
          <w:ins w:id="2353" w:author="Olga" w:date="2019-04-30T21:00:00Z"/>
          <w:b/>
          <w:color w:val="70AD47" w:themeColor="accent6"/>
          <w:shd w:val="clear" w:color="auto" w:fill="F7F7F7"/>
        </w:rPr>
      </w:pPr>
      <w:ins w:id="2354" w:author="Olga" w:date="2019-04-30T21:00:00Z">
        <w:r w:rsidRPr="006E7CD5">
          <w:rPr>
            <w:color w:val="70AD47" w:themeColor="accent6"/>
            <w:shd w:val="clear" w:color="auto" w:fill="F7F7F7"/>
            <w:lang w:val="ru-RU"/>
          </w:rPr>
          <w:t>λ</w:t>
        </w:r>
        <w:r w:rsidRPr="006E7CD5">
          <w:rPr>
            <w:color w:val="70AD47" w:themeColor="accent6"/>
            <w:shd w:val="clear" w:color="auto" w:fill="F7F7F7"/>
          </w:rPr>
          <w:t xml:space="preserve"> </w:t>
        </w:r>
        <w:r w:rsidRPr="000D538E">
          <w:rPr>
            <w:b/>
            <w:color w:val="70AD47" w:themeColor="accent6"/>
            <w:shd w:val="clear" w:color="auto" w:fill="F7F7F7"/>
          </w:rPr>
          <w:t>git clone https://github.com/olhaKvitkovska/gulp</w:t>
        </w:r>
      </w:ins>
    </w:p>
    <w:p w:rsidR="005536D4" w:rsidRPr="006E7CD5" w:rsidRDefault="005536D4" w:rsidP="005536D4">
      <w:pPr>
        <w:spacing w:after="0" w:line="240" w:lineRule="auto"/>
        <w:rPr>
          <w:ins w:id="2355" w:author="Olga" w:date="2019-04-30T21:00:00Z"/>
          <w:color w:val="70AD47" w:themeColor="accent6"/>
          <w:shd w:val="clear" w:color="auto" w:fill="F7F7F7"/>
        </w:rPr>
      </w:pPr>
      <w:ins w:id="2356" w:author="Olga" w:date="2019-04-30T21:00:00Z">
        <w:r w:rsidRPr="006E7CD5">
          <w:rPr>
            <w:color w:val="70AD47" w:themeColor="accent6"/>
            <w:shd w:val="clear" w:color="auto" w:fill="F7F7F7"/>
          </w:rPr>
          <w:t>fatal: destination path 'gulp' already exists and is not an empty directory.</w:t>
        </w:r>
      </w:ins>
    </w:p>
    <w:p w:rsidR="005536D4" w:rsidRPr="006E7CD5" w:rsidRDefault="005536D4" w:rsidP="005536D4">
      <w:pPr>
        <w:spacing w:after="0" w:line="240" w:lineRule="auto"/>
        <w:rPr>
          <w:ins w:id="2357" w:author="Olga" w:date="2019-04-30T21:00:00Z"/>
          <w:color w:val="70AD47" w:themeColor="accent6"/>
          <w:shd w:val="clear" w:color="auto" w:fill="F7F7F7"/>
        </w:rPr>
      </w:pPr>
    </w:p>
    <w:p w:rsidR="005536D4" w:rsidRPr="006E7CD5" w:rsidRDefault="005536D4" w:rsidP="005536D4">
      <w:pPr>
        <w:spacing w:after="0" w:line="240" w:lineRule="auto"/>
        <w:rPr>
          <w:ins w:id="2358" w:author="Olga" w:date="2019-04-30T21:00:00Z"/>
          <w:color w:val="70AD47" w:themeColor="accent6"/>
          <w:shd w:val="clear" w:color="auto" w:fill="F7F7F7"/>
        </w:rPr>
      </w:pPr>
      <w:ins w:id="2359" w:author="Olga" w:date="2019-04-30T21:00:00Z">
        <w:r w:rsidRPr="006E7CD5">
          <w:rPr>
            <w:color w:val="70AD47" w:themeColor="accent6"/>
            <w:shd w:val="clear" w:color="auto" w:fill="F7F7F7"/>
          </w:rPr>
          <w:t>C:\Users\Olga\Desktop\cmder_mini (master -&gt; origin)</w:t>
        </w:r>
      </w:ins>
    </w:p>
    <w:p w:rsidR="005536D4" w:rsidRPr="000D538E" w:rsidRDefault="005536D4" w:rsidP="005536D4">
      <w:pPr>
        <w:spacing w:after="0" w:line="240" w:lineRule="auto"/>
        <w:rPr>
          <w:ins w:id="2360" w:author="Olga" w:date="2019-04-30T21:00:00Z"/>
          <w:b/>
          <w:color w:val="70AD47" w:themeColor="accent6"/>
          <w:shd w:val="clear" w:color="auto" w:fill="F7F7F7"/>
        </w:rPr>
      </w:pPr>
      <w:ins w:id="2361" w:author="Olga" w:date="2019-04-30T21:00:00Z">
        <w:r w:rsidRPr="006E7CD5">
          <w:rPr>
            <w:color w:val="70AD47" w:themeColor="accent6"/>
            <w:shd w:val="clear" w:color="auto" w:fill="F7F7F7"/>
            <w:lang w:val="ru-RU"/>
          </w:rPr>
          <w:t>λ</w:t>
        </w:r>
        <w:r w:rsidRPr="006E7CD5">
          <w:rPr>
            <w:color w:val="70AD47" w:themeColor="accent6"/>
            <w:shd w:val="clear" w:color="auto" w:fill="F7F7F7"/>
          </w:rPr>
          <w:t xml:space="preserve"> </w:t>
        </w:r>
        <w:r w:rsidRPr="000D538E">
          <w:rPr>
            <w:b/>
            <w:color w:val="70AD47" w:themeColor="accent6"/>
            <w:shd w:val="clear" w:color="auto" w:fill="F7F7F7"/>
          </w:rPr>
          <w:t>cd gulp</w:t>
        </w:r>
      </w:ins>
    </w:p>
    <w:p w:rsidR="005536D4" w:rsidRPr="006E7CD5" w:rsidRDefault="005536D4" w:rsidP="005536D4">
      <w:pPr>
        <w:spacing w:after="0" w:line="240" w:lineRule="auto"/>
        <w:rPr>
          <w:ins w:id="2362" w:author="Olga" w:date="2019-04-30T21:00:00Z"/>
          <w:color w:val="70AD47" w:themeColor="accent6"/>
          <w:shd w:val="clear" w:color="auto" w:fill="F7F7F7"/>
        </w:rPr>
      </w:pPr>
    </w:p>
    <w:p w:rsidR="005536D4" w:rsidRPr="006E7CD5" w:rsidRDefault="005536D4" w:rsidP="005536D4">
      <w:pPr>
        <w:spacing w:after="0" w:line="240" w:lineRule="auto"/>
        <w:rPr>
          <w:ins w:id="2363" w:author="Olga" w:date="2019-04-30T21:00:00Z"/>
          <w:color w:val="70AD47" w:themeColor="accent6"/>
          <w:shd w:val="clear" w:color="auto" w:fill="F7F7F7"/>
        </w:rPr>
      </w:pPr>
      <w:ins w:id="2364" w:author="Olga" w:date="2019-04-30T21:00:00Z">
        <w:r w:rsidRPr="006E7CD5">
          <w:rPr>
            <w:color w:val="70AD47" w:themeColor="accent6"/>
            <w:shd w:val="clear" w:color="auto" w:fill="F7F7F7"/>
          </w:rPr>
          <w:t>C:\Users\Olga\Desktop\cmder_mini\gulp (master -&gt; origin) (gulpfornode@1.0.0)</w:t>
        </w:r>
      </w:ins>
    </w:p>
    <w:p w:rsidR="005536D4" w:rsidRPr="000D538E" w:rsidRDefault="005536D4" w:rsidP="005536D4">
      <w:pPr>
        <w:spacing w:after="0" w:line="240" w:lineRule="auto"/>
        <w:rPr>
          <w:ins w:id="2365" w:author="Olga" w:date="2019-04-30T21:00:00Z"/>
          <w:b/>
          <w:color w:val="70AD47" w:themeColor="accent6"/>
          <w:shd w:val="clear" w:color="auto" w:fill="F7F7F7"/>
        </w:rPr>
      </w:pPr>
      <w:ins w:id="2366" w:author="Olga" w:date="2019-04-30T21:00:00Z">
        <w:r w:rsidRPr="006E7CD5">
          <w:rPr>
            <w:color w:val="70AD47" w:themeColor="accent6"/>
            <w:shd w:val="clear" w:color="auto" w:fill="F7F7F7"/>
            <w:lang w:val="ru-RU"/>
          </w:rPr>
          <w:t>λ</w:t>
        </w:r>
        <w:r w:rsidRPr="006E7CD5">
          <w:rPr>
            <w:color w:val="70AD47" w:themeColor="accent6"/>
            <w:shd w:val="clear" w:color="auto" w:fill="F7F7F7"/>
          </w:rPr>
          <w:t xml:space="preserve"> </w:t>
        </w:r>
        <w:r w:rsidRPr="000D538E">
          <w:rPr>
            <w:b/>
            <w:color w:val="70AD47" w:themeColor="accent6"/>
            <w:shd w:val="clear" w:color="auto" w:fill="F7F7F7"/>
          </w:rPr>
          <w:t>code</w:t>
        </w:r>
        <w:r>
          <w:rPr>
            <w:b/>
            <w:color w:val="70AD47" w:themeColor="accent6"/>
            <w:shd w:val="clear" w:color="auto" w:fill="F7F7F7"/>
          </w:rPr>
          <w:t xml:space="preserve"> </w:t>
        </w:r>
        <w:r w:rsidRPr="000D538E">
          <w:rPr>
            <w:b/>
            <w:color w:val="70AD47" w:themeColor="accent6"/>
            <w:shd w:val="clear" w:color="auto" w:fill="F7F7F7"/>
          </w:rPr>
          <w:t>.</w:t>
        </w:r>
      </w:ins>
    </w:p>
    <w:p w:rsidR="005536D4" w:rsidRPr="006E7CD5" w:rsidRDefault="005536D4" w:rsidP="005536D4">
      <w:pPr>
        <w:spacing w:after="0" w:line="240" w:lineRule="auto"/>
        <w:rPr>
          <w:ins w:id="2367" w:author="Olga" w:date="2019-04-30T21:00:00Z"/>
          <w:color w:val="70AD47" w:themeColor="accent6"/>
          <w:shd w:val="clear" w:color="auto" w:fill="F7F7F7"/>
        </w:rPr>
      </w:pPr>
    </w:p>
    <w:p w:rsidR="005536D4" w:rsidRPr="006E7CD5" w:rsidRDefault="005536D4" w:rsidP="005536D4">
      <w:pPr>
        <w:spacing w:after="0" w:line="240" w:lineRule="auto"/>
        <w:rPr>
          <w:ins w:id="2368" w:author="Olga" w:date="2019-04-30T21:00:00Z"/>
          <w:color w:val="70AD47" w:themeColor="accent6"/>
          <w:shd w:val="clear" w:color="auto" w:fill="F7F7F7"/>
        </w:rPr>
      </w:pPr>
      <w:ins w:id="2369" w:author="Olga" w:date="2019-04-30T21:00:00Z">
        <w:r w:rsidRPr="006E7CD5">
          <w:rPr>
            <w:color w:val="70AD47" w:themeColor="accent6"/>
            <w:shd w:val="clear" w:color="auto" w:fill="F7F7F7"/>
          </w:rPr>
          <w:t>C:\Users\Olga\Desktop\cmder_mini\gulp (master -&gt; origin) (gulpfornode@1.0.0)</w:t>
        </w:r>
      </w:ins>
    </w:p>
    <w:p w:rsidR="005536D4" w:rsidRPr="006E7CD5" w:rsidRDefault="005536D4" w:rsidP="005536D4">
      <w:pPr>
        <w:spacing w:after="0" w:line="240" w:lineRule="auto"/>
        <w:rPr>
          <w:ins w:id="2370" w:author="Olga" w:date="2019-04-30T21:00:00Z"/>
          <w:color w:val="70AD47" w:themeColor="accent6"/>
          <w:shd w:val="clear" w:color="auto" w:fill="F7F7F7"/>
        </w:rPr>
      </w:pPr>
      <w:ins w:id="2371" w:author="Olga" w:date="2019-04-30T21:00:00Z">
        <w:r w:rsidRPr="006E7CD5">
          <w:rPr>
            <w:color w:val="70AD47" w:themeColor="accent6"/>
            <w:shd w:val="clear" w:color="auto" w:fill="F7F7F7"/>
            <w:lang w:val="ru-RU"/>
          </w:rPr>
          <w:t>λ</w:t>
        </w:r>
      </w:ins>
    </w:p>
    <w:p w:rsidR="00E0713D" w:rsidRPr="00211C63" w:rsidRDefault="002F044A">
      <w:pPr>
        <w:rPr>
          <w:ins w:id="2372" w:author="Olga" w:date="2019-04-24T15:49:00Z"/>
          <w:shd w:val="clear" w:color="auto" w:fill="F7F7F7"/>
        </w:rPr>
        <w:pPrChange w:id="2373" w:author="Olga" w:date="2019-04-24T15:49:00Z">
          <w:pPr>
            <w:jc w:val="center"/>
          </w:pPr>
        </w:pPrChange>
      </w:pPr>
      <w:ins w:id="2374" w:author="Olga" w:date="2019-04-24T15:49:00Z">
        <w:r>
          <w:rPr>
            <w:shd w:val="clear" w:color="auto" w:fill="F7F7F7"/>
            <w:lang w:val="ru-RU"/>
          </w:rPr>
          <w:t>Создаем</w:t>
        </w:r>
        <w:r w:rsidRPr="00211C63">
          <w:rPr>
            <w:shd w:val="clear" w:color="auto" w:fill="F7F7F7"/>
            <w:rPrChange w:id="2375" w:author="Olga" w:date="2019-04-30T19:5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>
          <w:rPr>
            <w:shd w:val="clear" w:color="auto" w:fill="F7F7F7"/>
          </w:rPr>
          <w:t>package</w:t>
        </w:r>
        <w:r w:rsidRPr="00211C63">
          <w:rPr>
            <w:shd w:val="clear" w:color="auto" w:fill="F7F7F7"/>
          </w:rPr>
          <w:t>.</w:t>
        </w:r>
        <w:r>
          <w:rPr>
            <w:shd w:val="clear" w:color="auto" w:fill="F7F7F7"/>
          </w:rPr>
          <w:t>json</w:t>
        </w:r>
      </w:ins>
    </w:p>
    <w:p w:rsidR="002F044A" w:rsidRPr="00211C63" w:rsidRDefault="002F044A">
      <w:pPr>
        <w:rPr>
          <w:ins w:id="2376" w:author="Olga" w:date="2019-04-24T15:50:00Z"/>
          <w:shd w:val="clear" w:color="auto" w:fill="F7F7F7"/>
        </w:rPr>
        <w:pPrChange w:id="2377" w:author="Olga" w:date="2019-04-24T15:49:00Z">
          <w:pPr>
            <w:jc w:val="center"/>
          </w:pPr>
        </w:pPrChange>
      </w:pPr>
      <w:ins w:id="2378" w:author="Olga" w:date="2019-04-24T15:50:00Z">
        <w:r>
          <w:rPr>
            <w:shd w:val="clear" w:color="auto" w:fill="F7F7F7"/>
            <w:lang w:val="ru-RU"/>
          </w:rPr>
          <w:t>Подключаем</w:t>
        </w:r>
        <w:r w:rsidRPr="00211C63">
          <w:rPr>
            <w:shd w:val="clear" w:color="auto" w:fill="F7F7F7"/>
            <w:rPrChange w:id="2379" w:author="Olga" w:date="2019-04-30T19:56:00Z">
              <w:rPr>
                <w:shd w:val="clear" w:color="auto" w:fill="F7F7F7"/>
                <w:lang w:val="ru-RU"/>
              </w:rPr>
            </w:rPrChange>
          </w:rPr>
          <w:t xml:space="preserve"> </w:t>
        </w:r>
        <w:r>
          <w:rPr>
            <w:shd w:val="clear" w:color="auto" w:fill="F7F7F7"/>
          </w:rPr>
          <w:t>eslint</w:t>
        </w:r>
      </w:ins>
    </w:p>
    <w:p w:rsidR="002F044A" w:rsidRDefault="0083378D">
      <w:pPr>
        <w:rPr>
          <w:ins w:id="2380" w:author="Olga" w:date="2019-04-24T15:57:00Z"/>
          <w:shd w:val="clear" w:color="auto" w:fill="F7F7F7"/>
          <w:lang w:val="ru-RU"/>
        </w:rPr>
        <w:pPrChange w:id="2381" w:author="Olga" w:date="2019-04-24T15:49:00Z">
          <w:pPr>
            <w:jc w:val="center"/>
          </w:pPr>
        </w:pPrChange>
      </w:pPr>
      <w:ins w:id="2382" w:author="Olga" w:date="2019-04-24T15:56:00Z">
        <w:r>
          <w:rPr>
            <w:shd w:val="clear" w:color="auto" w:fill="F7F7F7"/>
            <w:lang w:val="ru-RU"/>
          </w:rPr>
          <w:t xml:space="preserve">В </w:t>
        </w:r>
        <w:r>
          <w:rPr>
            <w:shd w:val="clear" w:color="auto" w:fill="F7F7F7"/>
          </w:rPr>
          <w:t>package</w:t>
        </w:r>
        <w:r w:rsidRPr="0083378D">
          <w:rPr>
            <w:shd w:val="clear" w:color="auto" w:fill="F7F7F7"/>
            <w:lang w:val="ru-RU"/>
            <w:rPrChange w:id="2383" w:author="Olga" w:date="2019-04-24T15:57:00Z">
              <w:rPr>
                <w:shd w:val="clear" w:color="auto" w:fill="F7F7F7"/>
              </w:rPr>
            </w:rPrChange>
          </w:rPr>
          <w:t>.</w:t>
        </w:r>
        <w:r>
          <w:rPr>
            <w:shd w:val="clear" w:color="auto" w:fill="F7F7F7"/>
          </w:rPr>
          <w:t>json</w:t>
        </w:r>
        <w:r w:rsidRPr="0083378D">
          <w:rPr>
            <w:shd w:val="clear" w:color="auto" w:fill="F7F7F7"/>
            <w:lang w:val="ru-RU"/>
            <w:rPrChange w:id="2384" w:author="Olga" w:date="2019-04-24T15:57:00Z">
              <w:rPr>
                <w:shd w:val="clear" w:color="auto" w:fill="F7F7F7"/>
              </w:rPr>
            </w:rPrChange>
          </w:rPr>
          <w:t xml:space="preserve"> </w:t>
        </w:r>
      </w:ins>
      <w:ins w:id="2385" w:author="Olga" w:date="2019-04-24T15:57:00Z">
        <w:r>
          <w:rPr>
            <w:shd w:val="clear" w:color="auto" w:fill="F7F7F7"/>
            <w:lang w:val="ru-RU"/>
          </w:rPr>
          <w:t>указать версию node</w:t>
        </w:r>
      </w:ins>
    </w:p>
    <w:p w:rsidR="0083378D" w:rsidRPr="001849C0" w:rsidRDefault="0083378D" w:rsidP="0083378D">
      <w:pPr>
        <w:shd w:val="clear" w:color="auto" w:fill="1E1E1E"/>
        <w:spacing w:after="0" w:line="285" w:lineRule="atLeast"/>
        <w:rPr>
          <w:ins w:id="2386" w:author="Olga" w:date="2019-04-24T15:58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387" w:author="Olga" w:date="2019-04-29T19:47:00Z">
            <w:rPr>
              <w:ins w:id="2388" w:author="Olga" w:date="2019-04-24T15:58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389" w:author="Olga" w:date="2019-04-24T15:58:00Z">
        <w:r w:rsidRPr="001849C0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2390" w:author="Olga" w:date="2019-04-29T19:4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83378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engines</w:t>
        </w:r>
        <w:r w:rsidRPr="001849C0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2391" w:author="Olga" w:date="2019-04-29T19:4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39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: {</w:t>
        </w:r>
      </w:ins>
    </w:p>
    <w:p w:rsidR="0083378D" w:rsidRPr="001849C0" w:rsidRDefault="0083378D" w:rsidP="0083378D">
      <w:pPr>
        <w:shd w:val="clear" w:color="auto" w:fill="1E1E1E"/>
        <w:spacing w:after="0" w:line="285" w:lineRule="atLeast"/>
        <w:rPr>
          <w:ins w:id="2393" w:author="Olga" w:date="2019-04-24T15:58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394" w:author="Olga" w:date="2019-04-29T19:47:00Z">
            <w:rPr>
              <w:ins w:id="2395" w:author="Olga" w:date="2019-04-24T15:58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396" w:author="Olga" w:date="2019-04-24T15:58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39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lastRenderedPageBreak/>
          <w:t xml:space="preserve">    </w:t>
        </w:r>
        <w:r w:rsidRPr="001849C0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2398" w:author="Olga" w:date="2019-04-29T19:4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83378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node</w:t>
        </w:r>
        <w:r w:rsidRPr="001849C0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2399" w:author="Olga" w:date="2019-04-29T19:47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>"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0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: 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401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"&gt;=10.14.1"</w:t>
        </w:r>
      </w:ins>
    </w:p>
    <w:p w:rsidR="0083378D" w:rsidRPr="001849C0" w:rsidRDefault="0083378D" w:rsidP="0083378D">
      <w:pPr>
        <w:shd w:val="clear" w:color="auto" w:fill="1E1E1E"/>
        <w:spacing w:after="0" w:line="285" w:lineRule="atLeast"/>
        <w:rPr>
          <w:ins w:id="2402" w:author="Olga" w:date="2019-04-24T15:58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403" w:author="Olga" w:date="2019-04-29T19:47:00Z">
            <w:rPr>
              <w:ins w:id="2404" w:author="Olga" w:date="2019-04-24T15:58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405" w:author="Olga" w:date="2019-04-24T15:58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0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},</w:t>
        </w:r>
      </w:ins>
    </w:p>
    <w:p w:rsidR="0083378D" w:rsidRPr="001849C0" w:rsidRDefault="00660FB0">
      <w:pPr>
        <w:rPr>
          <w:ins w:id="2407" w:author="Olga" w:date="2019-04-24T19:44:00Z"/>
          <w:shd w:val="clear" w:color="auto" w:fill="F7F7F7"/>
          <w:lang w:val="ru-RU"/>
          <w:rPrChange w:id="2408" w:author="Olga" w:date="2019-04-29T19:47:00Z">
            <w:rPr>
              <w:ins w:id="2409" w:author="Olga" w:date="2019-04-24T19:44:00Z"/>
              <w:shd w:val="clear" w:color="auto" w:fill="F7F7F7"/>
            </w:rPr>
          </w:rPrChange>
        </w:rPr>
        <w:pPrChange w:id="2410" w:author="Olga" w:date="2019-04-24T15:49:00Z">
          <w:pPr>
            <w:jc w:val="center"/>
          </w:pPr>
        </w:pPrChange>
      </w:pPr>
      <w:ins w:id="2411" w:author="Olga" w:date="2019-04-24T19:43:00Z">
        <w:r>
          <w:rPr>
            <w:shd w:val="clear" w:color="auto" w:fill="F7F7F7"/>
            <w:lang w:val="uk-UA"/>
          </w:rPr>
          <w:t xml:space="preserve">Создаем </w:t>
        </w:r>
        <w:r w:rsidRPr="00660FB0">
          <w:rPr>
            <w:highlight w:val="yellow"/>
            <w:shd w:val="clear" w:color="auto" w:fill="F7F7F7"/>
            <w:rPrChange w:id="2412" w:author="Olga" w:date="2019-04-24T19:43:00Z">
              <w:rPr>
                <w:shd w:val="clear" w:color="auto" w:fill="F7F7F7"/>
              </w:rPr>
            </w:rPrChange>
          </w:rPr>
          <w:t>gulpfile</w:t>
        </w:r>
        <w:r w:rsidRPr="001849C0">
          <w:rPr>
            <w:highlight w:val="yellow"/>
            <w:shd w:val="clear" w:color="auto" w:fill="F7F7F7"/>
            <w:lang w:val="ru-RU"/>
            <w:rPrChange w:id="2413" w:author="Olga" w:date="2019-04-29T19:47:00Z">
              <w:rPr>
                <w:shd w:val="clear" w:color="auto" w:fill="F7F7F7"/>
              </w:rPr>
            </w:rPrChange>
          </w:rPr>
          <w:t>.</w:t>
        </w:r>
        <w:r w:rsidRPr="00660FB0">
          <w:rPr>
            <w:highlight w:val="yellow"/>
            <w:shd w:val="clear" w:color="auto" w:fill="F7F7F7"/>
            <w:rPrChange w:id="2414" w:author="Olga" w:date="2019-04-24T19:43:00Z">
              <w:rPr>
                <w:shd w:val="clear" w:color="auto" w:fill="F7F7F7"/>
              </w:rPr>
            </w:rPrChange>
          </w:rPr>
          <w:t>js</w:t>
        </w:r>
      </w:ins>
    </w:p>
    <w:p w:rsidR="00660FB0" w:rsidRDefault="00660FB0">
      <w:pPr>
        <w:rPr>
          <w:ins w:id="2415" w:author="Olga" w:date="2019-04-30T21:01:00Z"/>
          <w:shd w:val="clear" w:color="auto" w:fill="F7F7F7"/>
        </w:rPr>
        <w:pPrChange w:id="2416" w:author="Olga" w:date="2019-04-24T15:49:00Z">
          <w:pPr>
            <w:jc w:val="center"/>
          </w:pPr>
        </w:pPrChange>
      </w:pPr>
      <w:ins w:id="2417" w:author="Olga" w:date="2019-04-24T19:44:00Z">
        <w:r w:rsidRPr="001849C0">
          <w:rPr>
            <w:shd w:val="clear" w:color="auto" w:fill="F7F7F7"/>
            <w:lang w:val="ru-RU"/>
            <w:rPrChange w:id="2418" w:author="Olga" w:date="2019-04-29T19:47:00Z">
              <w:rPr>
                <w:shd w:val="clear" w:color="auto" w:fill="F7F7F7"/>
              </w:rPr>
            </w:rPrChange>
          </w:rPr>
          <w:t xml:space="preserve">Устанавлевае </w:t>
        </w:r>
        <w:r>
          <w:rPr>
            <w:shd w:val="clear" w:color="auto" w:fill="F7F7F7"/>
          </w:rPr>
          <w:t>gulp</w:t>
        </w:r>
      </w:ins>
    </w:p>
    <w:p w:rsidR="00826FF0" w:rsidRPr="00826FF0" w:rsidRDefault="00826FF0">
      <w:pPr>
        <w:rPr>
          <w:ins w:id="2419" w:author="Olga" w:date="2019-04-24T19:44:00Z"/>
          <w:color w:val="2E74B5" w:themeColor="accent1" w:themeShade="BF"/>
          <w:sz w:val="24"/>
          <w:szCs w:val="24"/>
          <w:shd w:val="clear" w:color="auto" w:fill="F7F7F7"/>
          <w:rPrChange w:id="2420" w:author="Olga" w:date="2019-04-30T21:02:00Z">
            <w:rPr>
              <w:ins w:id="2421" w:author="Olga" w:date="2019-04-24T19:44:00Z"/>
              <w:shd w:val="clear" w:color="auto" w:fill="F7F7F7"/>
            </w:rPr>
          </w:rPrChange>
        </w:rPr>
        <w:pPrChange w:id="2422" w:author="Olga" w:date="2019-04-24T15:49:00Z">
          <w:pPr>
            <w:jc w:val="center"/>
          </w:pPr>
        </w:pPrChange>
      </w:pPr>
      <w:ins w:id="2423" w:author="Olga" w:date="2019-04-30T21:02:00Z">
        <w:r w:rsidRPr="00826FF0">
          <w:rPr>
            <w:color w:val="2E74B5" w:themeColor="accent1" w:themeShade="BF"/>
            <w:sz w:val="24"/>
            <w:szCs w:val="24"/>
            <w:shd w:val="clear" w:color="auto" w:fill="F7F7F7"/>
            <w:rPrChange w:id="2424" w:author="Olga" w:date="2019-04-30T21:02:00Z">
              <w:rPr>
                <w:shd w:val="clear" w:color="auto" w:fill="F7F7F7"/>
                <w:lang w:val="ru-RU"/>
              </w:rPr>
            </w:rPrChange>
          </w:rPr>
          <w:t>npm install --save-dev gulp</w:t>
        </w:r>
      </w:ins>
    </w:p>
    <w:p w:rsidR="00E0713D" w:rsidRPr="00826FF0" w:rsidRDefault="00660FB0">
      <w:pPr>
        <w:rPr>
          <w:ins w:id="2425" w:author="Olga" w:date="2019-04-24T19:51:00Z"/>
          <w:shd w:val="clear" w:color="auto" w:fill="F7F7F7"/>
          <w:rPrChange w:id="2426" w:author="Olga" w:date="2019-04-30T21:02:00Z">
            <w:rPr>
              <w:ins w:id="2427" w:author="Olga" w:date="2019-04-24T19:51:00Z"/>
              <w:shd w:val="clear" w:color="auto" w:fill="F7F7F7"/>
              <w:lang w:val="ru-RU"/>
            </w:rPr>
          </w:rPrChange>
        </w:rPr>
        <w:pPrChange w:id="2428" w:author="Olga" w:date="2019-04-24T19:51:00Z">
          <w:pPr>
            <w:jc w:val="center"/>
          </w:pPr>
        </w:pPrChange>
      </w:pPr>
      <w:ins w:id="2429" w:author="Olga" w:date="2019-04-24T19:51:00Z">
        <w:r>
          <w:rPr>
            <w:shd w:val="clear" w:color="auto" w:fill="F7F7F7"/>
            <w:lang w:val="ru-RU"/>
          </w:rPr>
          <w:t>Подключаем</w:t>
        </w:r>
        <w:r w:rsidRPr="00826FF0">
          <w:rPr>
            <w:shd w:val="clear" w:color="auto" w:fill="F7F7F7"/>
            <w:rPrChange w:id="2430" w:author="Olga" w:date="2019-04-30T21:02:00Z">
              <w:rPr>
                <w:shd w:val="clear" w:color="auto" w:fill="F7F7F7"/>
                <w:lang w:val="ru-RU"/>
              </w:rPr>
            </w:rPrChange>
          </w:rPr>
          <w:t xml:space="preserve"> </w:t>
        </w:r>
        <w:r w:rsidRPr="008A33DB">
          <w:rPr>
            <w:shd w:val="clear" w:color="auto" w:fill="F7F7F7"/>
            <w:rPrChange w:id="2431" w:author="Olga" w:date="2019-04-24T20:04:00Z">
              <w:rPr>
                <w:shd w:val="clear" w:color="auto" w:fill="F7F7F7"/>
                <w:lang w:val="ru-RU"/>
              </w:rPr>
            </w:rPrChange>
          </w:rPr>
          <w:t>gulp</w:t>
        </w:r>
      </w:ins>
    </w:p>
    <w:p w:rsidR="008A33DB" w:rsidRPr="001849C0" w:rsidRDefault="008A33DB" w:rsidP="008A33DB">
      <w:pPr>
        <w:shd w:val="clear" w:color="auto" w:fill="1E1E1E"/>
        <w:spacing w:after="0" w:line="285" w:lineRule="atLeast"/>
        <w:rPr>
          <w:ins w:id="2432" w:author="Olga" w:date="2019-04-24T20:04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433" w:author="Olga" w:date="2019-04-29T19:47:00Z">
            <w:rPr>
              <w:ins w:id="2434" w:author="Olga" w:date="2019-04-24T20:04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435" w:author="Olga" w:date="2019-04-24T20:04:00Z">
        <w:r w:rsidRPr="008A33DB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3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8A33DB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3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8A33DB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38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439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8A33DB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440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4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660FB0" w:rsidRDefault="008A33DB">
      <w:pPr>
        <w:rPr>
          <w:ins w:id="2442" w:author="Olga" w:date="2019-04-24T20:15:00Z"/>
          <w:shd w:val="clear" w:color="auto" w:fill="F7F7F7"/>
          <w:lang w:val="ru-RU"/>
        </w:rPr>
        <w:pPrChange w:id="2443" w:author="Olga" w:date="2019-04-24T19:51:00Z">
          <w:pPr>
            <w:jc w:val="center"/>
          </w:pPr>
        </w:pPrChange>
      </w:pPr>
      <w:ins w:id="2444" w:author="Olga" w:date="2019-04-24T20:14:00Z">
        <w:r w:rsidRPr="00C11FDC">
          <w:rPr>
            <w:shd w:val="clear" w:color="auto" w:fill="F7F7F7"/>
            <w:lang w:val="ru-RU"/>
            <w:rPrChange w:id="2445" w:author="Olga" w:date="2019-04-24T20:16:00Z">
              <w:rPr>
                <w:shd w:val="clear" w:color="auto" w:fill="F7F7F7"/>
              </w:rPr>
            </w:rPrChange>
          </w:rPr>
          <w:t xml:space="preserve"> </w:t>
        </w:r>
        <w:r w:rsidR="00C11FDC">
          <w:rPr>
            <w:shd w:val="clear" w:color="auto" w:fill="F7F7F7"/>
            <w:lang w:val="ru-RU"/>
          </w:rPr>
          <w:t>Дефолтная задача</w:t>
        </w:r>
      </w:ins>
      <w:ins w:id="2446" w:author="Olga" w:date="2019-04-24T20:15:00Z">
        <w:r w:rsidR="00C11FDC">
          <w:rPr>
            <w:shd w:val="clear" w:color="auto" w:fill="F7F7F7"/>
            <w:lang w:val="ru-RU"/>
          </w:rPr>
          <w:t xml:space="preserve"> которая будет запускать таски</w:t>
        </w:r>
      </w:ins>
    </w:p>
    <w:p w:rsidR="00C11FDC" w:rsidRPr="00C11FDC" w:rsidRDefault="00C11FDC" w:rsidP="00C11FDC">
      <w:pPr>
        <w:shd w:val="clear" w:color="auto" w:fill="1E1E1E"/>
        <w:spacing w:after="0" w:line="285" w:lineRule="atLeast"/>
        <w:rPr>
          <w:ins w:id="2447" w:author="Olga" w:date="2019-04-24T20:16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448" w:author="Olga" w:date="2019-04-24T20:16:00Z">
            <w:rPr>
              <w:ins w:id="2449" w:author="Olga" w:date="2019-04-24T20:1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450" w:author="Olga" w:date="2019-04-24T20:16:00Z">
        <w:r w:rsidRPr="00C11FDC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C11FDC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51" w:author="Olga" w:date="2019-04-24T20:1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C11FDC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task</w:t>
        </w:r>
        <w:r w:rsidRPr="00C11FDC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52" w:author="Olga" w:date="2019-04-24T20:1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C11FDC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453" w:author="Olga" w:date="2019-04-24T20:16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C11FDC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default</w:t>
        </w:r>
        <w:r w:rsidRPr="00C11FDC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454" w:author="Olga" w:date="2019-04-24T20:16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</w:rPr>
          <w:t>,</w:t>
        </w:r>
        <w:r w:rsidRPr="00C11FDC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55" w:author="Olga" w:date="2019-04-24T20:1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() </w:t>
        </w:r>
        <w:r w:rsidRPr="00C11FDC">
          <w:rPr>
            <w:rFonts w:ascii="Consolas" w:eastAsia="Times New Roman" w:hAnsi="Consolas" w:cs="Times New Roman"/>
            <w:color w:val="569CD6"/>
            <w:sz w:val="21"/>
            <w:szCs w:val="21"/>
            <w:lang w:val="ru-RU" w:eastAsia="pl-PL"/>
            <w:rPrChange w:id="2456" w:author="Olga" w:date="2019-04-24T20:16:00Z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l-PL"/>
              </w:rPr>
            </w:rPrChange>
          </w:rPr>
          <w:t>=&gt;</w:t>
        </w:r>
        <w:r w:rsidRPr="00C11FDC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57" w:author="Olga" w:date="2019-04-24T20:16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{</w:t>
        </w:r>
      </w:ins>
    </w:p>
    <w:p w:rsidR="00C11FDC" w:rsidRPr="00C11FDC" w:rsidRDefault="00C11FDC">
      <w:pPr>
        <w:shd w:val="clear" w:color="auto" w:fill="1E1E1E"/>
        <w:spacing w:after="0" w:line="285" w:lineRule="atLeast"/>
        <w:rPr>
          <w:ins w:id="2458" w:author="Olga" w:date="2019-04-24T20:16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459" w:author="Olga" w:date="2019-04-24T20:16:00Z">
            <w:rPr>
              <w:ins w:id="2460" w:author="Olga" w:date="2019-04-24T20:1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461" w:author="Olga" w:date="2019-04-24T20:16:00Z">
        <w:r w:rsidRPr="00C11FDC">
          <w:rPr>
            <w:rFonts w:ascii="Consolas" w:eastAsia="Times New Roman" w:hAnsi="Consolas" w:cs="Times New Roman"/>
            <w:color w:val="9CDCFE"/>
            <w:sz w:val="21"/>
            <w:szCs w:val="21"/>
            <w:lang w:val="ru-RU" w:eastAsia="pl-PL"/>
            <w:rPrChange w:id="2462" w:author="Olga" w:date="2019-04-24T20:16:00Z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l-PL"/>
              </w:rPr>
            </w:rPrChange>
          </w:rPr>
          <w:t xml:space="preserve">    </w:t>
        </w:r>
      </w:ins>
    </w:p>
    <w:p w:rsidR="00C11FDC" w:rsidRPr="001849C0" w:rsidRDefault="00C11FDC" w:rsidP="00C11FDC">
      <w:pPr>
        <w:shd w:val="clear" w:color="auto" w:fill="1E1E1E"/>
        <w:spacing w:after="0" w:line="285" w:lineRule="atLeast"/>
        <w:rPr>
          <w:ins w:id="2463" w:author="Olga" w:date="2019-04-24T20:16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464" w:author="Olga" w:date="2019-04-29T19:47:00Z">
            <w:rPr>
              <w:ins w:id="2465" w:author="Olga" w:date="2019-04-24T20:16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466" w:author="Olga" w:date="2019-04-24T20:16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46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});</w:t>
        </w:r>
      </w:ins>
    </w:p>
    <w:p w:rsidR="00C11FDC" w:rsidRPr="00C11FDC" w:rsidRDefault="00C11FDC">
      <w:pPr>
        <w:rPr>
          <w:ins w:id="2468" w:author="Olga" w:date="2019-04-23T21:50:00Z"/>
          <w:shd w:val="clear" w:color="auto" w:fill="F7F7F7"/>
          <w:lang w:val="ru-RU"/>
          <w:rPrChange w:id="2469" w:author="Olga" w:date="2019-04-24T20:14:00Z">
            <w:rPr>
              <w:ins w:id="2470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471" w:author="Olga" w:date="2019-04-24T19:51:00Z">
          <w:pPr>
            <w:jc w:val="center"/>
          </w:pPr>
        </w:pPrChange>
      </w:pPr>
    </w:p>
    <w:p w:rsidR="00C11FDC" w:rsidRDefault="00C11FDC" w:rsidP="005C7B5A">
      <w:pPr>
        <w:jc w:val="center"/>
        <w:rPr>
          <w:ins w:id="2472" w:author="Olga" w:date="2019-04-24T20:21:00Z"/>
          <w:rFonts w:cs="Courier New"/>
          <w:b/>
          <w:color w:val="FF0066"/>
          <w:sz w:val="48"/>
          <w:szCs w:val="48"/>
          <w:shd w:val="clear" w:color="auto" w:fill="F7F7F7"/>
          <w:lang w:val="ru-RU"/>
        </w:rPr>
      </w:pPr>
    </w:p>
    <w:p w:rsidR="00E0713D" w:rsidRPr="00410B15" w:rsidRDefault="00C11FDC" w:rsidP="005C7B5A">
      <w:pPr>
        <w:jc w:val="center"/>
        <w:rPr>
          <w:ins w:id="2473" w:author="Olga" w:date="2019-04-24T20:21:00Z"/>
          <w:rFonts w:ascii="Android" w:hAnsi="Android" w:cs="Courier New"/>
          <w:b/>
          <w:color w:val="FF0066"/>
          <w:sz w:val="48"/>
          <w:szCs w:val="48"/>
          <w:shd w:val="clear" w:color="auto" w:fill="F7F7F7"/>
          <w:lang w:val="ru-RU"/>
          <w:rPrChange w:id="2474" w:author="Olga" w:date="2019-04-24T20:25:00Z">
            <w:rPr>
              <w:ins w:id="2475" w:author="Olga" w:date="2019-04-24T20:21:00Z"/>
              <w:rFonts w:ascii="Android" w:hAnsi="Android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  <w:ins w:id="2476" w:author="Olga" w:date="2019-04-24T20:20:00Z">
        <w:r w:rsidRPr="00C11FDC">
          <w:rPr>
            <w:rFonts w:ascii="Android" w:hAnsi="Android" w:cs="Courier New"/>
            <w:b/>
            <w:color w:val="FF0066"/>
            <w:sz w:val="48"/>
            <w:szCs w:val="48"/>
            <w:shd w:val="clear" w:color="auto" w:fill="F7F7F7"/>
            <w:lang w:val="ru-RU"/>
            <w:rPrChange w:id="2477" w:author="Olga" w:date="2019-04-24T20:2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>S</w:t>
        </w:r>
        <w:r w:rsidRPr="00C11FDC">
          <w:rPr>
            <w:rFonts w:ascii="Android" w:hAnsi="Android" w:cs="Courier New"/>
            <w:b/>
            <w:color w:val="FF0066"/>
            <w:sz w:val="48"/>
            <w:szCs w:val="48"/>
            <w:shd w:val="clear" w:color="auto" w:fill="F7F7F7"/>
            <w:rPrChange w:id="2478" w:author="Olga" w:date="2019-04-24T20:20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ASS</w:t>
        </w:r>
      </w:ins>
    </w:p>
    <w:p w:rsidR="00410B15" w:rsidRPr="001849C0" w:rsidRDefault="00410B15">
      <w:pPr>
        <w:rPr>
          <w:ins w:id="2479" w:author="Olga" w:date="2019-04-24T20:35:00Z"/>
          <w:highlight w:val="yellow"/>
          <w:shd w:val="clear" w:color="auto" w:fill="F7F7F7"/>
          <w:lang w:val="ru-RU"/>
          <w:rPrChange w:id="2480" w:author="Olga" w:date="2019-04-29T19:47:00Z">
            <w:rPr>
              <w:ins w:id="2481" w:author="Olga" w:date="2019-04-24T20:35:00Z"/>
              <w:highlight w:val="yellow"/>
              <w:shd w:val="clear" w:color="auto" w:fill="F7F7F7"/>
            </w:rPr>
          </w:rPrChange>
        </w:rPr>
        <w:pPrChange w:id="2482" w:author="Olga" w:date="2019-04-24T20:21:00Z">
          <w:pPr>
            <w:jc w:val="center"/>
          </w:pPr>
        </w:pPrChange>
      </w:pPr>
      <w:ins w:id="2483" w:author="Olga" w:date="2019-04-24T20:25:00Z">
        <w:r>
          <w:rPr>
            <w:shd w:val="clear" w:color="auto" w:fill="F7F7F7"/>
            <w:lang w:val="ru-RU"/>
          </w:rPr>
          <w:t xml:space="preserve">Создаем две папки </w:t>
        </w:r>
      </w:ins>
      <w:ins w:id="2484" w:author="Olga" w:date="2019-04-24T20:29:00Z">
        <w:r>
          <w:rPr>
            <w:shd w:val="clear" w:color="auto" w:fill="F7F7F7"/>
            <w:lang w:val="ru-RU"/>
          </w:rPr>
          <w:t>и в них</w:t>
        </w:r>
      </w:ins>
      <w:ins w:id="2485" w:author="Olga" w:date="2019-04-24T20:25:00Z">
        <w:r>
          <w:rPr>
            <w:shd w:val="clear" w:color="auto" w:fill="F7F7F7"/>
            <w:lang w:val="ru-RU"/>
          </w:rPr>
          <w:t>:</w:t>
        </w:r>
      </w:ins>
      <w:ins w:id="2486" w:author="Olga" w:date="2019-04-24T20:26:00Z">
        <w:r w:rsidRPr="00410B15">
          <w:rPr>
            <w:shd w:val="clear" w:color="auto" w:fill="F7F7F7"/>
            <w:lang w:val="ru-RU"/>
            <w:rPrChange w:id="2487" w:author="Olga" w:date="2019-04-24T20:30:00Z">
              <w:rPr>
                <w:shd w:val="clear" w:color="auto" w:fill="F7F7F7"/>
              </w:rPr>
            </w:rPrChange>
          </w:rPr>
          <w:t xml:space="preserve"> </w:t>
        </w:r>
      </w:ins>
      <w:ins w:id="2488" w:author="Olga" w:date="2019-04-24T20:25:00Z">
        <w:r w:rsidRPr="00410B15">
          <w:rPr>
            <w:highlight w:val="yellow"/>
            <w:shd w:val="clear" w:color="auto" w:fill="F7F7F7"/>
            <w:rPrChange w:id="2489" w:author="Olga" w:date="2019-04-24T20:26:00Z">
              <w:rPr>
                <w:shd w:val="clear" w:color="auto" w:fill="F7F7F7"/>
              </w:rPr>
            </w:rPrChange>
          </w:rPr>
          <w:t>dev</w:t>
        </w:r>
      </w:ins>
      <w:ins w:id="2490" w:author="Olga" w:date="2019-04-24T20:29:00Z">
        <w:r>
          <w:rPr>
            <w:highlight w:val="yellow"/>
            <w:shd w:val="clear" w:color="auto" w:fill="F7F7F7"/>
            <w:lang w:val="ru-RU"/>
          </w:rPr>
          <w:t xml:space="preserve">(папка scss </w:t>
        </w:r>
      </w:ins>
      <w:ins w:id="2491" w:author="Olga" w:date="2019-04-24T20:30:00Z">
        <w:r>
          <w:rPr>
            <w:highlight w:val="yellow"/>
            <w:shd w:val="clear" w:color="auto" w:fill="F7F7F7"/>
            <w:lang w:val="ru-RU"/>
          </w:rPr>
          <w:t xml:space="preserve">и файл </w:t>
        </w:r>
      </w:ins>
      <w:ins w:id="2492" w:author="Olga" w:date="2019-04-24T20:31:00Z">
        <w:r>
          <w:rPr>
            <w:highlight w:val="yellow"/>
            <w:shd w:val="clear" w:color="auto" w:fill="F7F7F7"/>
          </w:rPr>
          <w:t>main</w:t>
        </w:r>
        <w:r w:rsidRPr="00410B15">
          <w:rPr>
            <w:highlight w:val="yellow"/>
            <w:shd w:val="clear" w:color="auto" w:fill="F7F7F7"/>
            <w:lang w:val="ru-RU"/>
            <w:rPrChange w:id="2493" w:author="Olga" w:date="2019-04-24T20:31:00Z">
              <w:rPr>
                <w:highlight w:val="yellow"/>
                <w:shd w:val="clear" w:color="auto" w:fill="F7F7F7"/>
              </w:rPr>
            </w:rPrChange>
          </w:rPr>
          <w:t>.</w:t>
        </w:r>
        <w:r>
          <w:rPr>
            <w:highlight w:val="yellow"/>
            <w:shd w:val="clear" w:color="auto" w:fill="F7F7F7"/>
          </w:rPr>
          <w:t>scss</w:t>
        </w:r>
        <w:r w:rsidRPr="00410B15">
          <w:rPr>
            <w:highlight w:val="yellow"/>
            <w:shd w:val="clear" w:color="auto" w:fill="F7F7F7"/>
            <w:lang w:val="ru-RU"/>
            <w:rPrChange w:id="2494" w:author="Olga" w:date="2019-04-24T20:32:00Z">
              <w:rPr>
                <w:highlight w:val="yellow"/>
                <w:shd w:val="clear" w:color="auto" w:fill="F7F7F7"/>
              </w:rPr>
            </w:rPrChange>
          </w:rPr>
          <w:t>)</w:t>
        </w:r>
      </w:ins>
      <w:ins w:id="2495" w:author="Olga" w:date="2019-04-24T20:26:00Z">
        <w:r w:rsidRPr="00410B15">
          <w:rPr>
            <w:highlight w:val="yellow"/>
            <w:shd w:val="clear" w:color="auto" w:fill="F7F7F7"/>
            <w:lang w:val="ru-RU"/>
            <w:rPrChange w:id="2496" w:author="Olga" w:date="2019-04-24T20:31:00Z">
              <w:rPr>
                <w:shd w:val="clear" w:color="auto" w:fill="F7F7F7"/>
              </w:rPr>
            </w:rPrChange>
          </w:rPr>
          <w:t xml:space="preserve">, </w:t>
        </w:r>
      </w:ins>
      <w:ins w:id="2497" w:author="Olga" w:date="2019-04-24T20:25:00Z">
        <w:r w:rsidRPr="00410B15">
          <w:rPr>
            <w:highlight w:val="yellow"/>
            <w:shd w:val="clear" w:color="auto" w:fill="F7F7F7"/>
            <w:rPrChange w:id="2498" w:author="Olga" w:date="2019-04-24T20:26:00Z">
              <w:rPr>
                <w:shd w:val="clear" w:color="auto" w:fill="F7F7F7"/>
              </w:rPr>
            </w:rPrChange>
          </w:rPr>
          <w:t>dist</w:t>
        </w:r>
      </w:ins>
    </w:p>
    <w:p w:rsidR="00410B15" w:rsidRPr="001849C0" w:rsidRDefault="00410B15">
      <w:pPr>
        <w:rPr>
          <w:ins w:id="2499" w:author="Olga" w:date="2019-04-24T20:38:00Z"/>
          <w:rFonts w:ascii="Bradley Hand ITC" w:hAnsi="Bradley Hand ITC"/>
          <w:shd w:val="clear" w:color="auto" w:fill="F7F7F7"/>
          <w:lang w:val="ru-RU"/>
          <w:rPrChange w:id="2500" w:author="Olga" w:date="2019-04-29T19:47:00Z">
            <w:rPr>
              <w:ins w:id="2501" w:author="Olga" w:date="2019-04-24T20:38:00Z"/>
              <w:rFonts w:ascii="Bradley Hand ITC" w:hAnsi="Bradley Hand ITC"/>
              <w:shd w:val="clear" w:color="auto" w:fill="F7F7F7"/>
            </w:rPr>
          </w:rPrChange>
        </w:rPr>
        <w:pPrChange w:id="2502" w:author="Olga" w:date="2019-04-24T20:21:00Z">
          <w:pPr>
            <w:jc w:val="center"/>
          </w:pPr>
        </w:pPrChange>
      </w:pPr>
      <w:ins w:id="2503" w:author="Olga" w:date="2019-04-24T20:35:00Z">
        <w:r w:rsidRPr="00373266">
          <w:rPr>
            <w:rFonts w:ascii="Cambria" w:hAnsi="Cambria" w:cs="Cambria"/>
            <w:shd w:val="clear" w:color="auto" w:fill="F7F7F7"/>
            <w:lang w:val="ru-RU"/>
            <w:rPrChange w:id="2504" w:author="Olga" w:date="2019-04-24T20:37:00Z">
              <w:rPr>
                <w:highlight w:val="yellow"/>
                <w:shd w:val="clear" w:color="auto" w:fill="F7F7F7"/>
                <w:lang w:val="ru-RU"/>
              </w:rPr>
            </w:rPrChange>
          </w:rPr>
          <w:t>Установим</w:t>
        </w:r>
        <w:r w:rsidRPr="00373266">
          <w:rPr>
            <w:rFonts w:ascii="Bradley Hand ITC" w:hAnsi="Bradley Hand ITC"/>
            <w:shd w:val="clear" w:color="auto" w:fill="F7F7F7"/>
            <w:lang w:val="ru-RU"/>
            <w:rPrChange w:id="2505" w:author="Olga" w:date="2019-04-24T20:37:00Z">
              <w:rPr>
                <w:highlight w:val="yellow"/>
                <w:shd w:val="clear" w:color="auto" w:fill="F7F7F7"/>
                <w:lang w:val="ru-RU"/>
              </w:rPr>
            </w:rPrChange>
          </w:rPr>
          <w:t xml:space="preserve"> </w:t>
        </w:r>
        <w:r w:rsidRPr="00373266">
          <w:rPr>
            <w:rFonts w:ascii="Cambria" w:hAnsi="Cambria" w:cs="Cambria"/>
            <w:shd w:val="clear" w:color="auto" w:fill="F7F7F7"/>
            <w:lang w:val="ru-RU"/>
            <w:rPrChange w:id="2506" w:author="Olga" w:date="2019-04-24T20:37:00Z">
              <w:rPr>
                <w:highlight w:val="yellow"/>
                <w:shd w:val="clear" w:color="auto" w:fill="F7F7F7"/>
                <w:lang w:val="ru-RU"/>
              </w:rPr>
            </w:rPrChange>
          </w:rPr>
          <w:t>плагин</w:t>
        </w:r>
        <w:r w:rsidRPr="00373266">
          <w:rPr>
            <w:rFonts w:ascii="Bradley Hand ITC" w:hAnsi="Bradley Hand ITC"/>
            <w:shd w:val="clear" w:color="auto" w:fill="F7F7F7"/>
            <w:lang w:val="ru-RU"/>
            <w:rPrChange w:id="2507" w:author="Olga" w:date="2019-04-24T20:37:00Z">
              <w:rPr>
                <w:highlight w:val="yellow"/>
                <w:shd w:val="clear" w:color="auto" w:fill="F7F7F7"/>
                <w:lang w:val="ru-RU"/>
              </w:rPr>
            </w:rPrChange>
          </w:rPr>
          <w:t xml:space="preserve"> </w:t>
        </w:r>
      </w:ins>
      <w:ins w:id="2508" w:author="Olga" w:date="2019-04-24T20:36:00Z">
        <w:r w:rsidR="00373266" w:rsidRPr="00373266">
          <w:rPr>
            <w:rFonts w:ascii="Bradley Hand ITC" w:hAnsi="Bradley Hand ITC"/>
            <w:shd w:val="clear" w:color="auto" w:fill="F7F7F7"/>
            <w:rPrChange w:id="2509" w:author="Olga" w:date="2019-04-24T20:37:00Z">
              <w:rPr>
                <w:highlight w:val="yellow"/>
                <w:shd w:val="clear" w:color="auto" w:fill="F7F7F7"/>
              </w:rPr>
            </w:rPrChange>
          </w:rPr>
          <w:t>gulp</w:t>
        </w:r>
        <w:r w:rsidR="00373266" w:rsidRPr="00373266">
          <w:rPr>
            <w:rFonts w:ascii="Bradley Hand ITC" w:hAnsi="Bradley Hand ITC"/>
            <w:shd w:val="clear" w:color="auto" w:fill="F7F7F7"/>
            <w:lang w:val="ru-RU"/>
            <w:rPrChange w:id="2510" w:author="Olga" w:date="2019-04-24T20:37:00Z">
              <w:rPr>
                <w:highlight w:val="yellow"/>
                <w:shd w:val="clear" w:color="auto" w:fill="F7F7F7"/>
              </w:rPr>
            </w:rPrChange>
          </w:rPr>
          <w:t>-</w:t>
        </w:r>
      </w:ins>
      <w:ins w:id="2511" w:author="Olga" w:date="2019-04-24T20:35:00Z">
        <w:r w:rsidRPr="00373266">
          <w:rPr>
            <w:rFonts w:ascii="Bradley Hand ITC" w:hAnsi="Bradley Hand ITC"/>
            <w:shd w:val="clear" w:color="auto" w:fill="F7F7F7"/>
            <w:rPrChange w:id="2512" w:author="Olga" w:date="2019-04-24T20:37:00Z">
              <w:rPr>
                <w:highlight w:val="yellow"/>
                <w:shd w:val="clear" w:color="auto" w:fill="F7F7F7"/>
              </w:rPr>
            </w:rPrChange>
          </w:rPr>
          <w:t>sass</w:t>
        </w:r>
      </w:ins>
    </w:p>
    <w:p w:rsidR="00373266" w:rsidRPr="005536D4" w:rsidRDefault="00373266">
      <w:pPr>
        <w:pStyle w:val="HTML"/>
        <w:shd w:val="clear" w:color="auto" w:fill="F7F7F7"/>
        <w:spacing w:after="360"/>
        <w:rPr>
          <w:ins w:id="2513" w:author="Olga" w:date="2019-04-24T20:45:00Z"/>
          <w:rStyle w:val="HTML1"/>
          <w:rFonts w:ascii="Consolas" w:eastAsiaTheme="minorHAnsi" w:hAnsi="Consolas"/>
          <w:color w:val="2E74B5" w:themeColor="accent1" w:themeShade="BF"/>
          <w:shd w:val="clear" w:color="auto" w:fill="F7F7F7"/>
          <w:lang w:val="ru-RU"/>
          <w:rPrChange w:id="2514" w:author="Olga" w:date="2019-04-30T20:53:00Z">
            <w:rPr>
              <w:ins w:id="2515" w:author="Olga" w:date="2019-04-24T20:45:00Z"/>
              <w:rStyle w:val="HTML1"/>
              <w:rFonts w:ascii="Consolas" w:eastAsiaTheme="minorHAnsi" w:hAnsi="Consolas"/>
              <w:color w:val="333333"/>
              <w:shd w:val="clear" w:color="auto" w:fill="F7F7F7"/>
            </w:rPr>
          </w:rPrChange>
        </w:rPr>
        <w:pPrChange w:id="2516" w:author="Olga" w:date="2019-04-24T20:40:00Z">
          <w:pPr>
            <w:jc w:val="center"/>
          </w:pPr>
        </w:pPrChange>
      </w:pPr>
      <w:ins w:id="2517" w:author="Olga" w:date="2019-04-24T20:38:00Z"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18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npm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19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 xml:space="preserve"> 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20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install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21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 xml:space="preserve"> 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22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gulp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23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-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24" w:author="Olga" w:date="2019-04-30T20:53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sass</w:t>
        </w:r>
      </w:ins>
    </w:p>
    <w:p w:rsidR="00373266" w:rsidRPr="005536D4" w:rsidRDefault="00373266" w:rsidP="00373266">
      <w:pPr>
        <w:pStyle w:val="HTML"/>
        <w:shd w:val="clear" w:color="auto" w:fill="F7F7F7"/>
        <w:spacing w:after="360"/>
        <w:rPr>
          <w:ins w:id="2525" w:author="Olga" w:date="2019-04-24T20:45:00Z"/>
          <w:color w:val="2E74B5" w:themeColor="accent1" w:themeShade="BF"/>
          <w:sz w:val="24"/>
          <w:szCs w:val="24"/>
          <w:lang w:val="ru-RU"/>
          <w:rPrChange w:id="2526" w:author="Olga" w:date="2019-04-30T20:53:00Z">
            <w:rPr>
              <w:ins w:id="2527" w:author="Olga" w:date="2019-04-24T20:45:00Z"/>
              <w:color w:val="333333"/>
              <w:sz w:val="24"/>
              <w:szCs w:val="24"/>
            </w:rPr>
          </w:rPrChange>
        </w:rPr>
      </w:pPr>
      <w:ins w:id="2528" w:author="Olga" w:date="2019-04-24T20:45:00Z"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29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npm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30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 xml:space="preserve"> 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31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install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32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 xml:space="preserve"> 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33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gulp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lang w:val="ru-RU"/>
            <w:rPrChange w:id="2534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-</w:t>
        </w:r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35" w:author="Olga" w:date="2019-04-30T20:53:00Z">
              <w:rPr>
                <w:rStyle w:val="HTML1"/>
                <w:rFonts w:ascii="Consolas" w:hAnsi="Consolas"/>
                <w:color w:val="333333"/>
                <w:shd w:val="clear" w:color="auto" w:fill="F7F7F7"/>
              </w:rPr>
            </w:rPrChange>
          </w:rPr>
          <w:t>autoprefixer</w:t>
        </w:r>
      </w:ins>
    </w:p>
    <w:p w:rsidR="00373266" w:rsidRPr="001849C0" w:rsidRDefault="00373266" w:rsidP="00373266">
      <w:pPr>
        <w:shd w:val="clear" w:color="auto" w:fill="1E1E1E"/>
        <w:spacing w:after="0" w:line="285" w:lineRule="atLeast"/>
        <w:rPr>
          <w:ins w:id="2536" w:author="Olga" w:date="2019-04-24T20:41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537" w:author="Olga" w:date="2019-04-29T19:47:00Z">
            <w:rPr>
              <w:ins w:id="2538" w:author="Olga" w:date="2019-04-24T20:41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539" w:author="Olga" w:date="2019-04-24T20:41:00Z">
        <w:r w:rsidRPr="00373266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4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373266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sass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4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373266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4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43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373266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44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-</w:t>
        </w:r>
        <w:r w:rsidRPr="00373266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sass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4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4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373266" w:rsidRPr="001849C0" w:rsidRDefault="00373266">
      <w:pPr>
        <w:pStyle w:val="HTML"/>
        <w:shd w:val="clear" w:color="auto" w:fill="F7F7F7"/>
        <w:spacing w:after="360"/>
        <w:rPr>
          <w:ins w:id="2547" w:author="Olga" w:date="2019-04-24T20:42:00Z"/>
          <w:rStyle w:val="HTML1"/>
          <w:rFonts w:ascii="Consolas" w:eastAsiaTheme="minorHAnsi" w:hAnsi="Consolas"/>
          <w:color w:val="333333"/>
          <w:shd w:val="clear" w:color="auto" w:fill="F7F7F7"/>
          <w:lang w:val="ru-RU"/>
          <w:rPrChange w:id="2548" w:author="Olga" w:date="2019-04-29T19:47:00Z">
            <w:rPr>
              <w:ins w:id="2549" w:author="Olga" w:date="2019-04-24T20:42:00Z"/>
              <w:rStyle w:val="HTML1"/>
              <w:rFonts w:ascii="Consolas" w:eastAsiaTheme="minorHAnsi" w:hAnsi="Consolas"/>
              <w:color w:val="333333"/>
              <w:shd w:val="clear" w:color="auto" w:fill="F7F7F7"/>
            </w:rPr>
          </w:rPrChange>
        </w:rPr>
        <w:pPrChange w:id="2550" w:author="Olga" w:date="2019-04-24T20:40:00Z">
          <w:pPr>
            <w:jc w:val="center"/>
          </w:pPr>
        </w:pPrChange>
      </w:pPr>
    </w:p>
    <w:p w:rsidR="00373266" w:rsidRPr="00373266" w:rsidRDefault="00373266" w:rsidP="00373266">
      <w:pPr>
        <w:shd w:val="clear" w:color="auto" w:fill="1E1E1E"/>
        <w:spacing w:after="0" w:line="285" w:lineRule="atLeast"/>
        <w:rPr>
          <w:ins w:id="2551" w:author="Olga" w:date="2019-04-24T20:42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552" w:author="Olga" w:date="2019-04-24T20:42:00Z">
        <w:r w:rsidRPr="00373266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373266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373266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autoprefixer</w:t>
        </w:r>
        <w:r w:rsidRPr="00373266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373266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373266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373266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'gulp-autoprefixer'</w:t>
        </w:r>
        <w:r w:rsidRPr="00373266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373266" w:rsidRDefault="00373266">
      <w:pPr>
        <w:pStyle w:val="HTML"/>
        <w:shd w:val="clear" w:color="auto" w:fill="F7F7F7"/>
        <w:spacing w:after="360"/>
        <w:rPr>
          <w:ins w:id="2553" w:author="Olga" w:date="2019-04-24T20:40:00Z"/>
          <w:rStyle w:val="HTML1"/>
          <w:rFonts w:ascii="Consolas" w:eastAsiaTheme="minorHAnsi" w:hAnsi="Consolas"/>
          <w:color w:val="333333"/>
          <w:shd w:val="clear" w:color="auto" w:fill="F7F7F7"/>
        </w:rPr>
        <w:pPrChange w:id="2554" w:author="Olga" w:date="2019-04-24T20:40:00Z">
          <w:pPr>
            <w:jc w:val="center"/>
          </w:pPr>
        </w:pPrChange>
      </w:pPr>
    </w:p>
    <w:p w:rsidR="00911640" w:rsidRPr="00911640" w:rsidRDefault="00911640">
      <w:pPr>
        <w:pStyle w:val="HTML"/>
        <w:shd w:val="clear" w:color="auto" w:fill="F7F7F7"/>
        <w:spacing w:after="360"/>
        <w:rPr>
          <w:ins w:id="2555" w:author="Olga" w:date="2019-04-24T20:52:00Z"/>
          <w:color w:val="333333"/>
          <w:sz w:val="24"/>
          <w:szCs w:val="24"/>
          <w:rPrChange w:id="2556" w:author="Olga" w:date="2019-04-24T20:53:00Z">
            <w:rPr>
              <w:ins w:id="2557" w:author="Olga" w:date="2019-04-24T20:52:00Z"/>
              <w:color w:val="333333"/>
              <w:sz w:val="24"/>
              <w:szCs w:val="24"/>
              <w:lang w:val="ru-RU"/>
            </w:rPr>
          </w:rPrChange>
        </w:rPr>
        <w:pPrChange w:id="2558" w:author="Olga" w:date="2019-04-24T20:40:00Z">
          <w:pPr>
            <w:jc w:val="center"/>
          </w:pPr>
        </w:pPrChange>
      </w:pPr>
      <w:ins w:id="2559" w:author="Olga" w:date="2019-04-24T20:48:00Z">
        <w:r>
          <w:rPr>
            <w:color w:val="333333"/>
            <w:sz w:val="24"/>
            <w:szCs w:val="24"/>
          </w:rPr>
          <w:t xml:space="preserve">Cssnano для </w:t>
        </w:r>
        <w:r>
          <w:rPr>
            <w:color w:val="333333"/>
            <w:sz w:val="24"/>
            <w:szCs w:val="24"/>
            <w:lang w:val="ru-RU"/>
          </w:rPr>
          <w:t>сжатия</w:t>
        </w:r>
      </w:ins>
    </w:p>
    <w:p w:rsidR="00911640" w:rsidRPr="005536D4" w:rsidRDefault="00911640">
      <w:pPr>
        <w:pStyle w:val="HTML"/>
        <w:shd w:val="clear" w:color="auto" w:fill="F7F7F7"/>
        <w:spacing w:after="360"/>
        <w:rPr>
          <w:ins w:id="2560" w:author="Olga" w:date="2019-04-24T20:48:00Z"/>
          <w:color w:val="2E74B5" w:themeColor="accent1" w:themeShade="BF"/>
          <w:sz w:val="24"/>
          <w:szCs w:val="24"/>
          <w:rPrChange w:id="2561" w:author="Olga" w:date="2019-04-30T20:54:00Z">
            <w:rPr>
              <w:ins w:id="2562" w:author="Olga" w:date="2019-04-24T20:48:00Z"/>
              <w:color w:val="333333"/>
              <w:sz w:val="24"/>
              <w:szCs w:val="24"/>
              <w:lang w:val="ru-RU"/>
            </w:rPr>
          </w:rPrChange>
        </w:rPr>
        <w:pPrChange w:id="2563" w:author="Olga" w:date="2019-04-24T20:40:00Z">
          <w:pPr>
            <w:jc w:val="center"/>
          </w:pPr>
        </w:pPrChange>
      </w:pPr>
      <w:ins w:id="2564" w:author="Olga" w:date="2019-04-24T20:52:00Z">
        <w:r w:rsidRPr="005536D4">
          <w:rPr>
            <w:rStyle w:val="HTML1"/>
            <w:rFonts w:ascii="Consolas" w:hAnsi="Consolas"/>
            <w:color w:val="2E74B5" w:themeColor="accent1" w:themeShade="BF"/>
            <w:shd w:val="clear" w:color="auto" w:fill="F7F7F7"/>
            <w:rPrChange w:id="2565" w:author="Olga" w:date="2019-04-30T20:54:00Z">
              <w:rPr>
                <w:rStyle w:val="HTML1"/>
                <w:rFonts w:ascii="Consolas" w:eastAsiaTheme="minorHAnsi" w:hAnsi="Consolas"/>
                <w:color w:val="333333"/>
                <w:shd w:val="clear" w:color="auto" w:fill="F7F7F7"/>
              </w:rPr>
            </w:rPrChange>
          </w:rPr>
          <w:t>npm install gulp-cssnano</w:t>
        </w:r>
      </w:ins>
    </w:p>
    <w:p w:rsidR="00911640" w:rsidRPr="00911640" w:rsidRDefault="00911640" w:rsidP="00911640">
      <w:pPr>
        <w:shd w:val="clear" w:color="auto" w:fill="1E1E1E"/>
        <w:spacing w:after="0" w:line="285" w:lineRule="atLeast"/>
        <w:rPr>
          <w:ins w:id="2566" w:author="Olga" w:date="2019-04-24T20:4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567" w:author="Olga" w:date="2019-04-24T20:49:00Z">
        <w:r w:rsidRPr="00911640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91164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911640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cssnano</w:t>
        </w:r>
        <w:r w:rsidRPr="0091164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91164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91164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91164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'gulp-cssnano'</w:t>
        </w:r>
        <w:r w:rsidRPr="0091164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911640" w:rsidRDefault="00911640">
      <w:pPr>
        <w:pStyle w:val="HTML"/>
        <w:shd w:val="clear" w:color="auto" w:fill="F7F7F7"/>
        <w:spacing w:after="360"/>
        <w:rPr>
          <w:ins w:id="2568" w:author="Olga" w:date="2019-04-24T20:49:00Z"/>
          <w:color w:val="333333"/>
          <w:sz w:val="24"/>
          <w:szCs w:val="24"/>
        </w:rPr>
        <w:pPrChange w:id="2569" w:author="Olga" w:date="2019-04-24T20:40:00Z">
          <w:pPr>
            <w:jc w:val="center"/>
          </w:pPr>
        </w:pPrChange>
      </w:pPr>
    </w:p>
    <w:p w:rsidR="00911640" w:rsidRPr="001849C0" w:rsidRDefault="00911640" w:rsidP="00911640">
      <w:pPr>
        <w:pStyle w:val="HTML"/>
        <w:shd w:val="clear" w:color="auto" w:fill="F7F7F7"/>
        <w:spacing w:after="360"/>
        <w:rPr>
          <w:ins w:id="2570" w:author="Olga" w:date="2019-04-24T20:53:00Z"/>
          <w:shd w:val="clear" w:color="auto" w:fill="F7F7F7"/>
          <w:lang w:val="ru-RU"/>
          <w:rPrChange w:id="2571" w:author="Olga" w:date="2019-04-29T19:47:00Z">
            <w:rPr>
              <w:ins w:id="2572" w:author="Olga" w:date="2019-04-24T20:53:00Z"/>
              <w:shd w:val="clear" w:color="auto" w:fill="F7F7F7"/>
            </w:rPr>
          </w:rPrChange>
        </w:rPr>
      </w:pPr>
      <w:ins w:id="2573" w:author="Olga" w:date="2019-04-24T20:53:00Z">
        <w:r>
          <w:rPr>
            <w:shd w:val="clear" w:color="auto" w:fill="F7F7F7"/>
            <w:lang w:val="ru-RU"/>
          </w:rPr>
          <w:t>Создаем</w:t>
        </w:r>
        <w:r w:rsidRPr="001849C0">
          <w:rPr>
            <w:shd w:val="clear" w:color="auto" w:fill="F7F7F7"/>
            <w:lang w:val="ru-RU"/>
            <w:rPrChange w:id="2574" w:author="Olga" w:date="2019-04-29T19:47:00Z">
              <w:rPr>
                <w:shd w:val="clear" w:color="auto" w:fill="F7F7F7"/>
              </w:rPr>
            </w:rPrChange>
          </w:rPr>
          <w:t xml:space="preserve"> </w:t>
        </w:r>
        <w:r w:rsidRPr="009A7BF4">
          <w:rPr>
            <w:shd w:val="clear" w:color="auto" w:fill="F7F7F7"/>
            <w:lang w:val="ru-RU"/>
          </w:rPr>
          <w:t>задачу</w:t>
        </w:r>
        <w:r w:rsidRPr="001849C0">
          <w:rPr>
            <w:shd w:val="clear" w:color="auto" w:fill="F7F7F7"/>
            <w:lang w:val="ru-RU"/>
            <w:rPrChange w:id="2575" w:author="Olga" w:date="2019-04-29T19:47:00Z">
              <w:rPr>
                <w:shd w:val="clear" w:color="auto" w:fill="F7F7F7"/>
              </w:rPr>
            </w:rPrChange>
          </w:rPr>
          <w:t xml:space="preserve"> </w:t>
        </w:r>
        <w:r w:rsidRPr="009A7BF4">
          <w:rPr>
            <w:shd w:val="clear" w:color="auto" w:fill="F7F7F7"/>
            <w:lang w:val="ru-RU"/>
          </w:rPr>
          <w:t>для</w:t>
        </w:r>
        <w:r w:rsidRPr="001849C0">
          <w:rPr>
            <w:shd w:val="clear" w:color="auto" w:fill="F7F7F7"/>
            <w:lang w:val="ru-RU"/>
            <w:rPrChange w:id="2576" w:author="Olga" w:date="2019-04-29T19:47:00Z">
              <w:rPr>
                <w:shd w:val="clear" w:color="auto" w:fill="F7F7F7"/>
              </w:rPr>
            </w:rPrChange>
          </w:rPr>
          <w:t xml:space="preserve"> </w:t>
        </w:r>
        <w:r>
          <w:rPr>
            <w:shd w:val="clear" w:color="auto" w:fill="F7F7F7"/>
          </w:rPr>
          <w:t>sass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577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578" w:author="Olga" w:date="2019-04-29T19:47:00Z">
            <w:rPr>
              <w:ins w:id="2579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580" w:author="Olga" w:date="2019-04-24T22:07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8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8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() {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583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584" w:author="Olga" w:date="2019-04-29T19:47:00Z">
            <w:rPr>
              <w:ins w:id="2585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586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8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</w:t>
        </w:r>
        <w:r w:rsidRPr="00E60AFA">
          <w:rPr>
            <w:rFonts w:ascii="Consolas" w:eastAsia="Times New Roman" w:hAnsi="Consolas" w:cs="Times New Roman"/>
            <w:color w:val="C586C0"/>
            <w:sz w:val="21"/>
            <w:szCs w:val="21"/>
            <w:lang w:eastAsia="pl-PL"/>
          </w:rPr>
          <w:t>return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88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589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590" w:author="Olga" w:date="2019-04-29T19:47:00Z">
            <w:rPr>
              <w:ins w:id="2591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592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93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src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94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9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'./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dev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96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scss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97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/**/*.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scss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598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599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00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01" w:author="Olga" w:date="2019-04-29T19:47:00Z">
            <w:rPr>
              <w:ins w:id="2602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03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04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05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sass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0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())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07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08" w:author="Olga" w:date="2019-04-29T19:47:00Z">
            <w:rPr>
              <w:ins w:id="2609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10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1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1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13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14" w:author="Olga" w:date="2019-04-29T19:47:00Z">
            <w:rPr>
              <w:ins w:id="2615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16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1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   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autoprefixer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18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([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19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last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0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 xml:space="preserve"> 15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versions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1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2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3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'&gt; 1%'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24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ie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6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 xml:space="preserve"> 8'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2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8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ie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29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 xml:space="preserve"> 7'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3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], {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31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32" w:author="Olga" w:date="2019-04-29T19:47:00Z">
            <w:rPr>
              <w:ins w:id="2633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34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35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       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cascade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3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: </w:t>
        </w:r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37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38" w:author="Olga" w:date="2019-04-29T19:47:00Z">
            <w:rPr>
              <w:ins w:id="2639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40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4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    })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42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43" w:author="Olga" w:date="2019-04-29T19:47:00Z">
            <w:rPr>
              <w:ins w:id="2644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45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4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47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48" w:author="Olga" w:date="2019-04-29T19:47:00Z">
            <w:rPr>
              <w:ins w:id="2649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50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5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lastRenderedPageBreak/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5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cssnano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53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())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54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55" w:author="Olga" w:date="2019-04-29T19:47:00Z">
            <w:rPr>
              <w:ins w:id="2656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57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58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59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6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dest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6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62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dist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63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64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65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))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66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67" w:author="Olga" w:date="2019-04-29T19:47:00Z">
            <w:rPr>
              <w:ins w:id="2668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69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7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   </w:t>
        </w:r>
        <w:r w:rsidRPr="001849C0">
          <w:rPr>
            <w:rFonts w:ascii="Consolas" w:eastAsia="Times New Roman" w:hAnsi="Consolas" w:cs="Times New Roman"/>
            <w:color w:val="6A9955"/>
            <w:sz w:val="21"/>
            <w:szCs w:val="21"/>
            <w:lang w:val="ru-RU" w:eastAsia="pl-PL"/>
            <w:rPrChange w:id="2671" w:author="Olga" w:date="2019-04-29T19:4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// .</w:t>
        </w:r>
        <w:r w:rsidRPr="00E60AFA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pipe</w:t>
        </w:r>
        <w:r w:rsidRPr="001849C0">
          <w:rPr>
            <w:rFonts w:ascii="Consolas" w:eastAsia="Times New Roman" w:hAnsi="Consolas" w:cs="Times New Roman"/>
            <w:color w:val="6A9955"/>
            <w:sz w:val="21"/>
            <w:szCs w:val="21"/>
            <w:lang w:val="ru-RU" w:eastAsia="pl-PL"/>
            <w:rPrChange w:id="2672" w:author="Olga" w:date="2019-04-29T19:4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(</w:t>
        </w:r>
        <w:r w:rsidRPr="00E60AFA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browserSync</w:t>
        </w:r>
        <w:r w:rsidRPr="001849C0">
          <w:rPr>
            <w:rFonts w:ascii="Consolas" w:eastAsia="Times New Roman" w:hAnsi="Consolas" w:cs="Times New Roman"/>
            <w:color w:val="6A9955"/>
            <w:sz w:val="21"/>
            <w:szCs w:val="21"/>
            <w:lang w:val="ru-RU" w:eastAsia="pl-PL"/>
            <w:rPrChange w:id="2673" w:author="Olga" w:date="2019-04-29T19:4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.</w:t>
        </w:r>
        <w:r w:rsidRPr="00E60AFA">
          <w:rPr>
            <w:rFonts w:ascii="Consolas" w:eastAsia="Times New Roman" w:hAnsi="Consolas" w:cs="Times New Roman"/>
            <w:color w:val="6A9955"/>
            <w:sz w:val="21"/>
            <w:szCs w:val="21"/>
            <w:lang w:eastAsia="pl-PL"/>
          </w:rPr>
          <w:t>stream</w:t>
        </w:r>
        <w:r w:rsidRPr="001849C0">
          <w:rPr>
            <w:rFonts w:ascii="Consolas" w:eastAsia="Times New Roman" w:hAnsi="Consolas" w:cs="Times New Roman"/>
            <w:color w:val="6A9955"/>
            <w:sz w:val="21"/>
            <w:szCs w:val="21"/>
            <w:lang w:val="ru-RU" w:eastAsia="pl-PL"/>
            <w:rPrChange w:id="2674" w:author="Olga" w:date="2019-04-29T19:47:00Z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l-PL"/>
              </w:rPr>
            </w:rPrChange>
          </w:rPr>
          <w:t>());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75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76" w:author="Olga" w:date="2019-04-29T19:47:00Z">
            <w:rPr>
              <w:ins w:id="2677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78" w:author="Olga" w:date="2019-04-24T22:07:00Z"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79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}</w:t>
        </w:r>
      </w:ins>
    </w:p>
    <w:p w:rsidR="00911640" w:rsidRPr="001849C0" w:rsidRDefault="00911640">
      <w:pPr>
        <w:pStyle w:val="HTML"/>
        <w:shd w:val="clear" w:color="auto" w:fill="F7F7F7"/>
        <w:spacing w:after="360"/>
        <w:rPr>
          <w:ins w:id="2680" w:author="Olga" w:date="2019-04-24T20:56:00Z"/>
          <w:color w:val="333333"/>
          <w:sz w:val="24"/>
          <w:szCs w:val="24"/>
          <w:lang w:val="ru-RU"/>
          <w:rPrChange w:id="2681" w:author="Olga" w:date="2019-04-29T19:47:00Z">
            <w:rPr>
              <w:ins w:id="2682" w:author="Olga" w:date="2019-04-24T20:56:00Z"/>
              <w:color w:val="333333"/>
              <w:sz w:val="24"/>
              <w:szCs w:val="24"/>
            </w:rPr>
          </w:rPrChange>
        </w:rPr>
        <w:pPrChange w:id="2683" w:author="Olga" w:date="2019-04-24T20:40:00Z">
          <w:pPr>
            <w:jc w:val="center"/>
          </w:pPr>
        </w:pPrChange>
      </w:pPr>
    </w:p>
    <w:p w:rsidR="00A54F0F" w:rsidRPr="00EB5070" w:rsidRDefault="00A54F0F">
      <w:pPr>
        <w:pStyle w:val="HTML"/>
        <w:shd w:val="clear" w:color="auto" w:fill="F7F7F7"/>
        <w:spacing w:after="360"/>
        <w:rPr>
          <w:ins w:id="2684" w:author="Olga" w:date="2019-04-24T20:56:00Z"/>
          <w:color w:val="333333"/>
          <w:sz w:val="24"/>
          <w:szCs w:val="24"/>
          <w:lang w:val="ru-RU"/>
        </w:rPr>
        <w:pPrChange w:id="2685" w:author="Olga" w:date="2019-04-24T20:40:00Z">
          <w:pPr>
            <w:jc w:val="center"/>
          </w:pPr>
        </w:pPrChange>
      </w:pPr>
      <w:ins w:id="2686" w:author="Olga" w:date="2019-04-24T20:56:00Z">
        <w:r w:rsidRPr="001849C0">
          <w:rPr>
            <w:color w:val="333333"/>
            <w:sz w:val="24"/>
            <w:szCs w:val="24"/>
            <w:lang w:val="ru-RU"/>
            <w:rPrChange w:id="2687" w:author="Olga" w:date="2019-04-29T19:47:00Z">
              <w:rPr>
                <w:color w:val="333333"/>
                <w:sz w:val="24"/>
                <w:szCs w:val="24"/>
              </w:rPr>
            </w:rPrChange>
          </w:rPr>
          <w:t xml:space="preserve"> </w:t>
        </w:r>
        <w:r>
          <w:rPr>
            <w:color w:val="333333"/>
            <w:sz w:val="24"/>
            <w:szCs w:val="24"/>
            <w:lang w:val="ru-RU"/>
          </w:rPr>
          <w:t>Указываем</w:t>
        </w:r>
        <w:r w:rsidRPr="00EB5070">
          <w:rPr>
            <w:color w:val="333333"/>
            <w:sz w:val="24"/>
            <w:szCs w:val="24"/>
            <w:lang w:val="ru-RU"/>
          </w:rPr>
          <w:t xml:space="preserve"> </w:t>
        </w:r>
        <w:r>
          <w:rPr>
            <w:color w:val="333333"/>
            <w:sz w:val="24"/>
            <w:szCs w:val="24"/>
            <w:lang w:val="ru-RU"/>
          </w:rPr>
          <w:t>задачу</w:t>
        </w:r>
        <w:r w:rsidRPr="00EB5070">
          <w:rPr>
            <w:color w:val="333333"/>
            <w:sz w:val="24"/>
            <w:szCs w:val="24"/>
            <w:lang w:val="ru-RU"/>
          </w:rPr>
          <w:t xml:space="preserve"> </w:t>
        </w:r>
        <w:r>
          <w:rPr>
            <w:color w:val="333333"/>
            <w:sz w:val="24"/>
            <w:szCs w:val="24"/>
            <w:lang w:val="ru-RU"/>
          </w:rPr>
          <w:t>в</w:t>
        </w:r>
        <w:r w:rsidRPr="00EB5070">
          <w:rPr>
            <w:color w:val="333333"/>
            <w:sz w:val="24"/>
            <w:szCs w:val="24"/>
            <w:lang w:val="ru-RU"/>
          </w:rPr>
          <w:t xml:space="preserve"> </w:t>
        </w:r>
        <w:r w:rsidRPr="00A54F0F">
          <w:rPr>
            <w:color w:val="333333"/>
            <w:sz w:val="24"/>
            <w:szCs w:val="24"/>
            <w:rPrChange w:id="2688" w:author="Olga" w:date="2019-04-24T20:57:00Z">
              <w:rPr>
                <w:color w:val="333333"/>
                <w:sz w:val="24"/>
                <w:szCs w:val="24"/>
                <w:lang w:val="ru-RU"/>
              </w:rPr>
            </w:rPrChange>
          </w:rPr>
          <w:t>default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689" w:author="Olga" w:date="2019-04-24T22:07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690" w:author="Olga" w:date="2019-04-29T19:47:00Z">
            <w:rPr>
              <w:ins w:id="2691" w:author="Olga" w:date="2019-04-24T22:07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692" w:author="Olga" w:date="2019-04-24T22:07:00Z"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93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watch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94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9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dev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96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scss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97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/**/*.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scss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698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699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,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00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E60AFA" w:rsidRPr="001849C0" w:rsidRDefault="00E60AFA">
      <w:pPr>
        <w:pStyle w:val="HTML"/>
        <w:shd w:val="clear" w:color="auto" w:fill="F7F7F7"/>
        <w:spacing w:after="360"/>
        <w:rPr>
          <w:ins w:id="2701" w:author="Olga" w:date="2019-04-24T22:09:00Z"/>
          <w:color w:val="333333"/>
          <w:sz w:val="24"/>
          <w:szCs w:val="24"/>
          <w:lang w:val="ru-RU"/>
          <w:rPrChange w:id="2702" w:author="Olga" w:date="2019-04-29T19:47:00Z">
            <w:rPr>
              <w:ins w:id="2703" w:author="Olga" w:date="2019-04-24T22:09:00Z"/>
              <w:color w:val="333333"/>
              <w:sz w:val="24"/>
              <w:szCs w:val="24"/>
            </w:rPr>
          </w:rPrChange>
        </w:rPr>
        <w:pPrChange w:id="2704" w:author="Olga" w:date="2019-04-24T20:40:00Z">
          <w:pPr>
            <w:jc w:val="center"/>
          </w:pPr>
        </w:pPrChange>
      </w:pPr>
      <w:ins w:id="2705" w:author="Olga" w:date="2019-04-24T22:08:00Z">
        <w:r>
          <w:rPr>
            <w:color w:val="333333"/>
            <w:sz w:val="24"/>
            <w:szCs w:val="24"/>
            <w:lang w:val="ru-RU"/>
          </w:rPr>
          <w:t>полный</w:t>
        </w:r>
        <w:r w:rsidRPr="00EB5070">
          <w:rPr>
            <w:color w:val="333333"/>
            <w:sz w:val="24"/>
            <w:szCs w:val="24"/>
            <w:lang w:val="ru-RU"/>
          </w:rPr>
          <w:t xml:space="preserve"> </w:t>
        </w:r>
        <w:r>
          <w:rPr>
            <w:color w:val="333333"/>
            <w:sz w:val="24"/>
            <w:szCs w:val="24"/>
          </w:rPr>
          <w:t>gulpfile</w:t>
        </w:r>
        <w:r w:rsidRPr="001849C0">
          <w:rPr>
            <w:color w:val="333333"/>
            <w:sz w:val="24"/>
            <w:szCs w:val="24"/>
            <w:lang w:val="ru-RU"/>
            <w:rPrChange w:id="2706" w:author="Olga" w:date="2019-04-29T19:47:00Z">
              <w:rPr>
                <w:color w:val="333333"/>
                <w:sz w:val="24"/>
                <w:szCs w:val="24"/>
              </w:rPr>
            </w:rPrChange>
          </w:rPr>
          <w:t>.</w:t>
        </w:r>
        <w:r>
          <w:rPr>
            <w:color w:val="333333"/>
            <w:sz w:val="24"/>
            <w:szCs w:val="24"/>
          </w:rPr>
          <w:t>js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707" w:author="Olga" w:date="2019-04-24T22:09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708" w:author="Olga" w:date="2019-04-29T19:47:00Z">
            <w:rPr>
              <w:ins w:id="2709" w:author="Olga" w:date="2019-04-24T22:09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710" w:author="Olga" w:date="2019-04-24T22:09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1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1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13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714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71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16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E60AFA" w:rsidRPr="001849C0" w:rsidRDefault="00E60AFA" w:rsidP="00E60AFA">
      <w:pPr>
        <w:shd w:val="clear" w:color="auto" w:fill="1E1E1E"/>
        <w:spacing w:after="0" w:line="285" w:lineRule="atLeast"/>
        <w:rPr>
          <w:ins w:id="2717" w:author="Olga" w:date="2019-04-24T22:09:00Z"/>
          <w:rFonts w:ascii="Consolas" w:eastAsia="Times New Roman" w:hAnsi="Consolas" w:cs="Times New Roman"/>
          <w:color w:val="D4D4D4"/>
          <w:sz w:val="21"/>
          <w:szCs w:val="21"/>
          <w:lang w:val="ru-RU" w:eastAsia="pl-PL"/>
          <w:rPrChange w:id="2718" w:author="Olga" w:date="2019-04-29T19:47:00Z">
            <w:rPr>
              <w:ins w:id="2719" w:author="Olga" w:date="2019-04-24T22:09:00Z"/>
              <w:rFonts w:ascii="Consolas" w:eastAsia="Times New Roman" w:hAnsi="Consolas" w:cs="Times New Roman"/>
              <w:color w:val="D4D4D4"/>
              <w:sz w:val="21"/>
              <w:szCs w:val="21"/>
              <w:lang w:eastAsia="pl-PL"/>
            </w:rPr>
          </w:rPrChange>
        </w:rPr>
      </w:pPr>
      <w:ins w:id="2720" w:author="Olga" w:date="2019-04-24T22:09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21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sass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22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 xml:space="preserve"> =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23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724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gulp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725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-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sass</w:t>
        </w:r>
        <w:r w:rsidRPr="001849C0">
          <w:rPr>
            <w:rFonts w:ascii="Consolas" w:eastAsia="Times New Roman" w:hAnsi="Consolas" w:cs="Times New Roman"/>
            <w:color w:val="CE9178"/>
            <w:sz w:val="21"/>
            <w:szCs w:val="21"/>
            <w:lang w:val="ru-RU" w:eastAsia="pl-PL"/>
            <w:rPrChange w:id="2726" w:author="Olga" w:date="2019-04-29T19:47:00Z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l-PL"/>
              </w:rPr>
            </w:rPrChange>
          </w:rPr>
          <w:t>'</w:t>
        </w:r>
        <w:r w:rsidRPr="001849C0">
          <w:rPr>
            <w:rFonts w:ascii="Consolas" w:eastAsia="Times New Roman" w:hAnsi="Consolas" w:cs="Times New Roman"/>
            <w:color w:val="D4D4D4"/>
            <w:sz w:val="21"/>
            <w:szCs w:val="21"/>
            <w:lang w:val="ru-RU" w:eastAsia="pl-PL"/>
            <w:rPrChange w:id="2727" w:author="Olga" w:date="2019-04-29T19:47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);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28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29" w:author="Olga" w:date="2019-04-24T22:09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autoprefixer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'gulp-autoprefixer'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E60AFA" w:rsidRDefault="00E60AFA">
      <w:pPr>
        <w:shd w:val="clear" w:color="auto" w:fill="1E1E1E"/>
        <w:spacing w:after="0" w:line="285" w:lineRule="atLeast"/>
        <w:rPr>
          <w:ins w:id="2730" w:author="Olga" w:date="2019-04-24T22:10:00Z"/>
          <w:rFonts w:ascii="Consolas" w:eastAsia="Times New Roman" w:hAnsi="Consolas" w:cs="Times New Roman"/>
          <w:color w:val="D4D4D4"/>
          <w:sz w:val="21"/>
          <w:szCs w:val="21"/>
          <w:lang w:eastAsia="pl-PL"/>
        </w:rPr>
        <w:pPrChange w:id="2731" w:author="Olga" w:date="2019-04-24T22:10:00Z">
          <w:pPr>
            <w:shd w:val="clear" w:color="auto" w:fill="1E1E1E"/>
            <w:spacing w:after="240" w:line="285" w:lineRule="atLeast"/>
          </w:pPr>
        </w:pPrChange>
      </w:pPr>
      <w:ins w:id="2732" w:author="Olga" w:date="2019-04-24T22:09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cssnano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'gulp-cssnano'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0074C" w:rsidRPr="00E60AFA" w:rsidRDefault="0040074C">
      <w:pPr>
        <w:shd w:val="clear" w:color="auto" w:fill="1E1E1E"/>
        <w:spacing w:after="0" w:line="285" w:lineRule="atLeast"/>
        <w:rPr>
          <w:ins w:id="2733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  <w:pPrChange w:id="2734" w:author="Olga" w:date="2019-04-24T22:10:00Z">
          <w:pPr>
            <w:shd w:val="clear" w:color="auto" w:fill="1E1E1E"/>
            <w:spacing w:after="240" w:line="285" w:lineRule="atLeast"/>
          </w:pPr>
        </w:pPrChange>
      </w:pPr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35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36" w:author="Olga" w:date="2019-04-24T22:09:00Z"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 {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37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38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E60AFA">
          <w:rPr>
            <w:rFonts w:ascii="Consolas" w:eastAsia="Times New Roman" w:hAnsi="Consolas" w:cs="Times New Roman"/>
            <w:color w:val="C586C0"/>
            <w:sz w:val="21"/>
            <w:szCs w:val="21"/>
            <w:lang w:eastAsia="pl-PL"/>
          </w:rPr>
          <w:t>return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39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40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src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'./dev/scss/**/*.scss'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41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42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sass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43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44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45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46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autoprefixer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([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'last 15 versions'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'&gt; 1%'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8'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7'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 {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47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48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    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cascade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E60AFA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49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50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})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51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52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)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53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54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cssnano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55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56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dest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'dist/css'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</w:t>
        </w:r>
      </w:ins>
    </w:p>
    <w:p w:rsidR="00E60AFA" w:rsidRPr="00E60AFA" w:rsidRDefault="0040074C" w:rsidP="00E60AFA">
      <w:pPr>
        <w:shd w:val="clear" w:color="auto" w:fill="1E1E1E"/>
        <w:spacing w:after="0" w:line="285" w:lineRule="atLeast"/>
        <w:rPr>
          <w:ins w:id="2757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58" w:author="Olga" w:date="2019-04-24T22:09:00Z">
        <w:r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</w:t>
        </w:r>
        <w:r w:rsidR="00E60AFA"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</w:t>
        </w:r>
      </w:ins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59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60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61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62" w:author="Olga" w:date="2019-04-24T22:09:00Z"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watch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'dev/scss/**/*.scss'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0074C" w:rsidRDefault="0040074C" w:rsidP="00E60AFA">
      <w:pPr>
        <w:shd w:val="clear" w:color="auto" w:fill="1E1E1E"/>
        <w:spacing w:after="0" w:line="285" w:lineRule="atLeast"/>
        <w:rPr>
          <w:ins w:id="2763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E60AFA" w:rsidRPr="00E60AFA" w:rsidRDefault="00E60AFA" w:rsidP="00E60AFA">
      <w:pPr>
        <w:shd w:val="clear" w:color="auto" w:fill="1E1E1E"/>
        <w:spacing w:after="0" w:line="285" w:lineRule="atLeast"/>
        <w:rPr>
          <w:ins w:id="2764" w:author="Olga" w:date="2019-04-24T22:0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765" w:author="Olga" w:date="2019-04-24T22:09:00Z"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exports.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default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gulp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E60AFA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series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60AFA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E60AFA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E60AFA" w:rsidRDefault="00E60AFA">
      <w:pPr>
        <w:pStyle w:val="HTML"/>
        <w:shd w:val="clear" w:color="auto" w:fill="F7F7F7"/>
        <w:spacing w:after="360"/>
        <w:rPr>
          <w:ins w:id="2766" w:author="Olga" w:date="2019-04-24T22:08:00Z"/>
          <w:color w:val="333333"/>
          <w:sz w:val="24"/>
          <w:szCs w:val="24"/>
        </w:rPr>
        <w:pPrChange w:id="2767" w:author="Olga" w:date="2019-04-24T20:40:00Z">
          <w:pPr>
            <w:jc w:val="center"/>
          </w:pPr>
        </w:pPrChange>
      </w:pPr>
    </w:p>
    <w:p w:rsidR="00E60AFA" w:rsidRPr="00E60AFA" w:rsidRDefault="00E60AFA">
      <w:pPr>
        <w:pStyle w:val="HTML"/>
        <w:shd w:val="clear" w:color="auto" w:fill="F7F7F7"/>
        <w:spacing w:after="360"/>
        <w:rPr>
          <w:ins w:id="2768" w:author="Olga" w:date="2019-04-24T22:08:00Z"/>
          <w:color w:val="333333"/>
          <w:sz w:val="24"/>
          <w:szCs w:val="24"/>
          <w:rPrChange w:id="2769" w:author="Olga" w:date="2019-04-24T22:08:00Z">
            <w:rPr>
              <w:ins w:id="2770" w:author="Olga" w:date="2019-04-24T22:08:00Z"/>
              <w:color w:val="333333"/>
              <w:sz w:val="24"/>
              <w:szCs w:val="24"/>
              <w:lang w:val="ru-RU"/>
            </w:rPr>
          </w:rPrChange>
        </w:rPr>
        <w:pPrChange w:id="2771" w:author="Olga" w:date="2019-04-24T20:40:00Z">
          <w:pPr>
            <w:jc w:val="center"/>
          </w:pPr>
        </w:pPrChange>
      </w:pPr>
    </w:p>
    <w:p w:rsidR="00E60AFA" w:rsidRPr="00E60AFA" w:rsidRDefault="00E60AFA">
      <w:pPr>
        <w:pStyle w:val="HTML"/>
        <w:shd w:val="clear" w:color="auto" w:fill="F7F7F7"/>
        <w:spacing w:after="360"/>
        <w:rPr>
          <w:ins w:id="2772" w:author="Olga" w:date="2019-04-23T21:50:00Z"/>
          <w:color w:val="333333"/>
          <w:sz w:val="24"/>
          <w:szCs w:val="24"/>
          <w:rPrChange w:id="2773" w:author="Olga" w:date="2019-04-24T22:09:00Z">
            <w:rPr>
              <w:ins w:id="2774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775" w:author="Olga" w:date="2019-04-24T20:40:00Z">
          <w:pPr>
            <w:jc w:val="center"/>
          </w:pPr>
        </w:pPrChange>
      </w:pPr>
    </w:p>
    <w:p w:rsidR="00E0713D" w:rsidRPr="00373266" w:rsidRDefault="00E0713D">
      <w:pPr>
        <w:rPr>
          <w:ins w:id="2776" w:author="Olga" w:date="2019-04-23T21:50:00Z"/>
          <w:shd w:val="clear" w:color="auto" w:fill="F7F7F7"/>
          <w:rPrChange w:id="2777" w:author="Olga" w:date="2019-04-24T20:41:00Z">
            <w:rPr>
              <w:ins w:id="2778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779" w:author="Olga" w:date="2019-04-24T20:33:00Z">
          <w:pPr>
            <w:jc w:val="center"/>
          </w:pPr>
        </w:pPrChange>
      </w:pPr>
    </w:p>
    <w:p w:rsidR="00E0713D" w:rsidRPr="00373266" w:rsidRDefault="00E0713D" w:rsidP="005C7B5A">
      <w:pPr>
        <w:jc w:val="center"/>
        <w:rPr>
          <w:ins w:id="2780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81" w:author="Olga" w:date="2019-04-24T20:41:00Z">
            <w:rPr>
              <w:ins w:id="2782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83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84" w:author="Olga" w:date="2019-04-24T20:41:00Z">
            <w:rPr>
              <w:ins w:id="2785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86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87" w:author="Olga" w:date="2019-04-24T20:41:00Z">
            <w:rPr>
              <w:ins w:id="2788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89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90" w:author="Olga" w:date="2019-04-24T20:41:00Z">
            <w:rPr>
              <w:ins w:id="2791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92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93" w:author="Olga" w:date="2019-04-24T20:41:00Z">
            <w:rPr>
              <w:ins w:id="2794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95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96" w:author="Olga" w:date="2019-04-24T20:41:00Z">
            <w:rPr>
              <w:ins w:id="2797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798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799" w:author="Olga" w:date="2019-04-24T20:41:00Z">
            <w:rPr>
              <w:ins w:id="2800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373266" w:rsidRDefault="00E0713D" w:rsidP="005C7B5A">
      <w:pPr>
        <w:jc w:val="center"/>
        <w:rPr>
          <w:ins w:id="2801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02" w:author="Olga" w:date="2019-04-24T20:41:00Z">
            <w:rPr>
              <w:ins w:id="2803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40074C" w:rsidRDefault="0040074C">
      <w:pPr>
        <w:jc w:val="center"/>
        <w:rPr>
          <w:ins w:id="2804" w:author="Olga" w:date="2019-04-23T21:50:00Z"/>
          <w:rFonts w:ascii="Bahnschrift Light" w:hAnsi="Bahnschrift Light"/>
          <w:color w:val="1F4E79" w:themeColor="accent1" w:themeShade="80"/>
          <w:sz w:val="36"/>
          <w:szCs w:val="36"/>
          <w:shd w:val="clear" w:color="auto" w:fill="F7F7F7"/>
          <w:lang w:val="ru-RU"/>
          <w:rPrChange w:id="2805" w:author="Olga" w:date="2019-04-24T22:15:00Z">
            <w:rPr>
              <w:ins w:id="2806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  <w:ins w:id="2807" w:author="Olga" w:date="2019-04-24T22:13:00Z">
        <w:r w:rsidRPr="0040074C">
          <w:rPr>
            <w:rFonts w:ascii="Bahnschrift Light" w:hAnsi="Bahnschrift Light"/>
            <w:color w:val="1F4E79" w:themeColor="accent1" w:themeShade="80"/>
            <w:sz w:val="36"/>
            <w:szCs w:val="36"/>
            <w:shd w:val="clear" w:color="auto" w:fill="F7F7F7"/>
            <w:lang w:val="ru-RU"/>
            <w:rPrChange w:id="2808" w:author="Olga" w:date="2019-04-24T22:15:00Z">
              <w:rPr>
                <w:shd w:val="clear" w:color="auto" w:fill="F7F7F7"/>
                <w:lang w:val="ru-RU"/>
              </w:rPr>
            </w:rPrChange>
          </w:rPr>
          <w:t>Добавим сервер</w:t>
        </w:r>
      </w:ins>
    </w:p>
    <w:p w:rsidR="00E0713D" w:rsidRPr="00211C63" w:rsidRDefault="00541F7D">
      <w:pPr>
        <w:rPr>
          <w:ins w:id="2809" w:author="Olga" w:date="2019-04-29T20:36:00Z"/>
          <w:shd w:val="clear" w:color="auto" w:fill="F7F7F7"/>
          <w:lang w:val="ru-RU"/>
          <w:rPrChange w:id="2810" w:author="Olga" w:date="2019-04-30T19:56:00Z">
            <w:rPr>
              <w:ins w:id="2811" w:author="Olga" w:date="2019-04-29T20:36:00Z"/>
              <w:shd w:val="clear" w:color="auto" w:fill="F7F7F7"/>
            </w:rPr>
          </w:rPrChange>
        </w:rPr>
        <w:pPrChange w:id="2812" w:author="Olga" w:date="2019-04-24T22:18:00Z">
          <w:pPr>
            <w:jc w:val="center"/>
          </w:pPr>
        </w:pPrChange>
      </w:pPr>
      <w:ins w:id="2813" w:author="Olga" w:date="2019-04-24T22:18:00Z">
        <w:r>
          <w:rPr>
            <w:shd w:val="clear" w:color="auto" w:fill="F7F7F7"/>
            <w:lang w:val="ru-RU"/>
          </w:rPr>
          <w:t xml:space="preserve">Создаем </w:t>
        </w:r>
        <w:r w:rsidRPr="00541F7D">
          <w:rPr>
            <w:highlight w:val="yellow"/>
            <w:shd w:val="clear" w:color="auto" w:fill="F7F7F7"/>
            <w:rPrChange w:id="2814" w:author="Olga" w:date="2019-04-24T22:20:00Z">
              <w:rPr>
                <w:shd w:val="clear" w:color="auto" w:fill="F7F7F7"/>
              </w:rPr>
            </w:rPrChange>
          </w:rPr>
          <w:t>index</w:t>
        </w:r>
        <w:r w:rsidRPr="00541F7D">
          <w:rPr>
            <w:highlight w:val="yellow"/>
            <w:shd w:val="clear" w:color="auto" w:fill="F7F7F7"/>
            <w:lang w:val="ru-RU"/>
            <w:rPrChange w:id="2815" w:author="Olga" w:date="2019-04-24T22:20:00Z">
              <w:rPr>
                <w:shd w:val="clear" w:color="auto" w:fill="F7F7F7"/>
              </w:rPr>
            </w:rPrChange>
          </w:rPr>
          <w:t>.</w:t>
        </w:r>
        <w:r w:rsidRPr="00541F7D">
          <w:rPr>
            <w:highlight w:val="yellow"/>
            <w:shd w:val="clear" w:color="auto" w:fill="F7F7F7"/>
            <w:rPrChange w:id="2816" w:author="Olga" w:date="2019-04-24T22:20:00Z">
              <w:rPr>
                <w:shd w:val="clear" w:color="auto" w:fill="F7F7F7"/>
              </w:rPr>
            </w:rPrChange>
          </w:rPr>
          <w:t>html</w:t>
        </w:r>
      </w:ins>
      <w:ins w:id="2817" w:author="Olga" w:date="2019-04-24T22:20:00Z">
        <w:r w:rsidRPr="00541F7D">
          <w:rPr>
            <w:shd w:val="clear" w:color="auto" w:fill="F7F7F7"/>
            <w:lang w:val="ru-RU"/>
            <w:rPrChange w:id="2818" w:author="Olga" w:date="2019-04-24T22:20:00Z">
              <w:rPr>
                <w:shd w:val="clear" w:color="auto" w:fill="F7F7F7"/>
              </w:rPr>
            </w:rPrChange>
          </w:rPr>
          <w:t xml:space="preserve"> </w:t>
        </w:r>
        <w:r>
          <w:rPr>
            <w:shd w:val="clear" w:color="auto" w:fill="F7F7F7"/>
            <w:lang w:val="ru-RU"/>
          </w:rPr>
          <w:t xml:space="preserve">в папке </w:t>
        </w:r>
        <w:r>
          <w:rPr>
            <w:shd w:val="clear" w:color="auto" w:fill="F7F7F7"/>
          </w:rPr>
          <w:t>dist</w:t>
        </w:r>
      </w:ins>
    </w:p>
    <w:p w:rsidR="001849C0" w:rsidRDefault="001849C0">
      <w:pPr>
        <w:rPr>
          <w:ins w:id="2819" w:author="Olga" w:date="2019-04-29T20:36:00Z"/>
          <w:shd w:val="clear" w:color="auto" w:fill="F7F7F7"/>
          <w:lang w:val="ru-RU"/>
        </w:rPr>
        <w:pPrChange w:id="2820" w:author="Olga" w:date="2019-04-24T22:18:00Z">
          <w:pPr>
            <w:jc w:val="center"/>
          </w:pPr>
        </w:pPrChange>
      </w:pPr>
      <w:ins w:id="2821" w:author="Olga" w:date="2019-04-29T20:36:00Z">
        <w:r w:rsidRPr="00211C63">
          <w:rPr>
            <w:shd w:val="clear" w:color="auto" w:fill="F7F7F7"/>
            <w:lang w:val="ru-RU"/>
            <w:rPrChange w:id="2822" w:author="Olga" w:date="2019-04-30T19:56:00Z">
              <w:rPr>
                <w:shd w:val="clear" w:color="auto" w:fill="F7F7F7"/>
              </w:rPr>
            </w:rPrChange>
          </w:rPr>
          <w:t>Под</w:t>
        </w:r>
        <w:r>
          <w:rPr>
            <w:shd w:val="clear" w:color="auto" w:fill="F7F7F7"/>
            <w:lang w:val="ru-RU"/>
          </w:rPr>
          <w:t>ключаем наши стили</w:t>
        </w:r>
      </w:ins>
    </w:p>
    <w:p w:rsidR="001849C0" w:rsidRPr="00211C63" w:rsidRDefault="001849C0">
      <w:pPr>
        <w:rPr>
          <w:ins w:id="2823" w:author="Olga" w:date="2019-04-24T22:21:00Z"/>
          <w:shd w:val="clear" w:color="auto" w:fill="F7F7F7"/>
          <w:lang w:val="ru-RU"/>
          <w:rPrChange w:id="2824" w:author="Olga" w:date="2019-04-30T19:56:00Z">
            <w:rPr>
              <w:ins w:id="2825" w:author="Olga" w:date="2019-04-24T22:21:00Z"/>
              <w:shd w:val="clear" w:color="auto" w:fill="F7F7F7"/>
            </w:rPr>
          </w:rPrChange>
        </w:rPr>
        <w:pPrChange w:id="2826" w:author="Olga" w:date="2019-04-24T22:18:00Z">
          <w:pPr>
            <w:jc w:val="center"/>
          </w:pPr>
        </w:pPrChange>
      </w:pPr>
    </w:p>
    <w:p w:rsidR="00541F7D" w:rsidRPr="001849C0" w:rsidRDefault="00541F7D">
      <w:pPr>
        <w:rPr>
          <w:ins w:id="2827" w:author="Olga" w:date="2019-04-24T22:30:00Z"/>
          <w:shd w:val="clear" w:color="auto" w:fill="F7F7F7"/>
          <w:lang w:val="ru-RU"/>
          <w:rPrChange w:id="2828" w:author="Olga" w:date="2019-04-29T19:47:00Z">
            <w:rPr>
              <w:ins w:id="2829" w:author="Olga" w:date="2019-04-24T22:30:00Z"/>
              <w:shd w:val="clear" w:color="auto" w:fill="F7F7F7"/>
            </w:rPr>
          </w:rPrChange>
        </w:rPr>
        <w:pPrChange w:id="2830" w:author="Olga" w:date="2019-04-24T22:18:00Z">
          <w:pPr>
            <w:jc w:val="center"/>
          </w:pPr>
        </w:pPrChange>
      </w:pPr>
      <w:ins w:id="2831" w:author="Olga" w:date="2019-04-24T22:24:00Z">
        <w:r>
          <w:rPr>
            <w:shd w:val="clear" w:color="auto" w:fill="F7F7F7"/>
            <w:lang w:val="ru-RU"/>
          </w:rPr>
          <w:t>Устанавливаем</w:t>
        </w:r>
        <w:r w:rsidRPr="00EB5070">
          <w:rPr>
            <w:shd w:val="clear" w:color="auto" w:fill="F7F7F7"/>
            <w:lang w:val="ru-RU"/>
          </w:rPr>
          <w:t xml:space="preserve"> </w:t>
        </w:r>
        <w:r>
          <w:rPr>
            <w:shd w:val="clear" w:color="auto" w:fill="F7F7F7"/>
          </w:rPr>
          <w:t>browser</w:t>
        </w:r>
        <w:r w:rsidRPr="001849C0">
          <w:rPr>
            <w:shd w:val="clear" w:color="auto" w:fill="F7F7F7"/>
            <w:lang w:val="ru-RU"/>
            <w:rPrChange w:id="2832" w:author="Olga" w:date="2019-04-29T19:47:00Z">
              <w:rPr>
                <w:shd w:val="clear" w:color="auto" w:fill="F7F7F7"/>
              </w:rPr>
            </w:rPrChange>
          </w:rPr>
          <w:t xml:space="preserve"> – </w:t>
        </w:r>
        <w:r>
          <w:rPr>
            <w:shd w:val="clear" w:color="auto" w:fill="F7F7F7"/>
          </w:rPr>
          <w:t>sync</w:t>
        </w:r>
      </w:ins>
    </w:p>
    <w:p w:rsidR="00541F7D" w:rsidRPr="005536D4" w:rsidRDefault="00541F7D">
      <w:pPr>
        <w:rPr>
          <w:ins w:id="2833" w:author="Olga" w:date="2019-04-24T22:24:00Z"/>
          <w:color w:val="2E74B5" w:themeColor="accent1" w:themeShade="BF"/>
          <w:shd w:val="clear" w:color="auto" w:fill="F7F7F7"/>
          <w:rPrChange w:id="2834" w:author="Olga" w:date="2019-04-30T20:55:00Z">
            <w:rPr>
              <w:ins w:id="2835" w:author="Olga" w:date="2019-04-24T22:24:00Z"/>
              <w:shd w:val="clear" w:color="auto" w:fill="F7F7F7"/>
            </w:rPr>
          </w:rPrChange>
        </w:rPr>
        <w:pPrChange w:id="2836" w:author="Olga" w:date="2019-04-24T22:18:00Z">
          <w:pPr>
            <w:jc w:val="center"/>
          </w:pPr>
        </w:pPrChange>
      </w:pPr>
      <w:ins w:id="2837" w:author="Olga" w:date="2019-04-24T22:30:00Z">
        <w:r w:rsidRPr="005536D4">
          <w:rPr>
            <w:rFonts w:ascii="Consolas" w:hAnsi="Consolas"/>
            <w:color w:val="2E74B5" w:themeColor="accent1" w:themeShade="BF"/>
            <w:sz w:val="21"/>
            <w:szCs w:val="21"/>
            <w:rPrChange w:id="2838" w:author="Olga" w:date="2019-04-30T20:55:00Z">
              <w:rPr>
                <w:rFonts w:ascii="Consolas" w:hAnsi="Consolas"/>
                <w:sz w:val="21"/>
                <w:szCs w:val="21"/>
              </w:rPr>
            </w:rPrChange>
          </w:rPr>
          <w:t>npm i browser-sync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39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40" w:author="Olga" w:date="2019-04-24T22:25:00Z">
        <w:r w:rsidRPr="00541F7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browserSync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'browser-sync'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create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();</w:t>
        </w:r>
      </w:ins>
    </w:p>
    <w:p w:rsidR="00541F7D" w:rsidRDefault="00541F7D">
      <w:pPr>
        <w:rPr>
          <w:ins w:id="2841" w:author="Olga" w:date="2019-04-24T22:25:00Z"/>
          <w:shd w:val="clear" w:color="auto" w:fill="F7F7F7"/>
        </w:rPr>
        <w:pPrChange w:id="2842" w:author="Olga" w:date="2019-04-24T22:18:00Z">
          <w:pPr>
            <w:jc w:val="center"/>
          </w:pPr>
        </w:pPrChange>
      </w:pPr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43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44" w:author="Olga" w:date="2019-04-24T22:25:00Z">
        <w:r w:rsidRPr="00541F7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serve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 {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45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46" w:author="Olga" w:date="2019-04-24T22:25:00Z"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browserSync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init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47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48" w:author="Olga" w:date="2019-04-24T22:25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server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{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49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50" w:author="Olga" w:date="2019-04-24T22:25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baseDir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'./dist'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51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52" w:author="Olga" w:date="2019-04-24T22:25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},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53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54" w:author="Olga" w:date="2019-04-24T22:25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notify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541F7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false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55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56" w:author="Olga" w:date="2019-04-24T22:25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});</w:t>
        </w:r>
      </w:ins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57" w:author="Olga" w:date="2019-04-24T22:25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541F7D" w:rsidRDefault="00541F7D">
      <w:pPr>
        <w:rPr>
          <w:ins w:id="2858" w:author="Olga" w:date="2019-04-24T22:26:00Z"/>
          <w:shd w:val="clear" w:color="auto" w:fill="F7F7F7"/>
        </w:rPr>
        <w:pPrChange w:id="2859" w:author="Olga" w:date="2019-04-24T22:18:00Z">
          <w:pPr>
            <w:jc w:val="center"/>
          </w:pPr>
        </w:pPrChange>
      </w:pPr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60" w:author="Olga" w:date="2019-04-24T22:26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61" w:author="Olga" w:date="2019-04-24T22:26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browserSync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stream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());</w:t>
        </w:r>
      </w:ins>
    </w:p>
    <w:p w:rsidR="00541F7D" w:rsidRDefault="00541F7D">
      <w:pPr>
        <w:rPr>
          <w:ins w:id="2862" w:author="Olga" w:date="2019-04-24T22:28:00Z"/>
          <w:shd w:val="clear" w:color="auto" w:fill="F7F7F7"/>
        </w:rPr>
        <w:pPrChange w:id="2863" w:author="Olga" w:date="2019-04-24T22:18:00Z">
          <w:pPr>
            <w:jc w:val="center"/>
          </w:pPr>
        </w:pPrChange>
      </w:pPr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64" w:author="Olga" w:date="2019-04-24T22:2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65" w:author="Olga" w:date="2019-04-24T22:28:00Z"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watch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'dist/*.html'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on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541F7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'change'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browserSync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reload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541F7D" w:rsidRPr="00541F7D" w:rsidRDefault="00541F7D">
      <w:pPr>
        <w:rPr>
          <w:ins w:id="2866" w:author="Olga" w:date="2019-04-24T22:18:00Z"/>
          <w:shd w:val="clear" w:color="auto" w:fill="F7F7F7"/>
        </w:rPr>
        <w:pPrChange w:id="2867" w:author="Olga" w:date="2019-04-24T22:18:00Z">
          <w:pPr>
            <w:jc w:val="center"/>
          </w:pPr>
        </w:pPrChange>
      </w:pPr>
    </w:p>
    <w:p w:rsidR="00541F7D" w:rsidRPr="00541F7D" w:rsidRDefault="00541F7D" w:rsidP="00541F7D">
      <w:pPr>
        <w:shd w:val="clear" w:color="auto" w:fill="1E1E1E"/>
        <w:spacing w:after="0" w:line="285" w:lineRule="atLeast"/>
        <w:rPr>
          <w:ins w:id="2868" w:author="Olga" w:date="2019-04-24T22:28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869" w:author="Olga" w:date="2019-04-24T22:28:00Z"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exports.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default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gulp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541F7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series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serve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541F7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541F7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541F7D" w:rsidRPr="00541F7D" w:rsidRDefault="00541F7D">
      <w:pPr>
        <w:rPr>
          <w:ins w:id="2870" w:author="Olga" w:date="2019-04-23T21:50:00Z"/>
          <w:shd w:val="clear" w:color="auto" w:fill="F7F7F7"/>
          <w:rPrChange w:id="2871" w:author="Olga" w:date="2019-04-24T22:25:00Z">
            <w:rPr>
              <w:ins w:id="2872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873" w:author="Olga" w:date="2019-04-24T22:18:00Z">
          <w:pPr>
            <w:jc w:val="center"/>
          </w:pPr>
        </w:pPrChange>
      </w:pPr>
    </w:p>
    <w:p w:rsidR="00E0713D" w:rsidRPr="00541F7D" w:rsidRDefault="00E0713D" w:rsidP="005C7B5A">
      <w:pPr>
        <w:jc w:val="center"/>
        <w:rPr>
          <w:ins w:id="2874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75" w:author="Olga" w:date="2019-04-24T22:25:00Z">
            <w:rPr>
              <w:ins w:id="2876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77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78" w:author="Olga" w:date="2019-04-24T22:25:00Z">
            <w:rPr>
              <w:ins w:id="2879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80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81" w:author="Olga" w:date="2019-04-24T22:25:00Z">
            <w:rPr>
              <w:ins w:id="2882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83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84" w:author="Olga" w:date="2019-04-24T22:25:00Z">
            <w:rPr>
              <w:ins w:id="2885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86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87" w:author="Olga" w:date="2019-04-24T22:25:00Z">
            <w:rPr>
              <w:ins w:id="2888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89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90" w:author="Olga" w:date="2019-04-24T22:25:00Z">
            <w:rPr>
              <w:ins w:id="2891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92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93" w:author="Olga" w:date="2019-04-24T22:25:00Z">
            <w:rPr>
              <w:ins w:id="2894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95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96" w:author="Olga" w:date="2019-04-24T22:25:00Z">
            <w:rPr>
              <w:ins w:id="2897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898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899" w:author="Olga" w:date="2019-04-24T22:25:00Z">
            <w:rPr>
              <w:ins w:id="2900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901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902" w:author="Olga" w:date="2019-04-24T22:25:00Z">
            <w:rPr>
              <w:ins w:id="2903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Default="00466EED" w:rsidP="005C7B5A">
      <w:pPr>
        <w:jc w:val="center"/>
        <w:rPr>
          <w:ins w:id="2904" w:author="Olga" w:date="2019-04-24T23:04:00Z"/>
          <w:rFonts w:ascii="Bernhard Light TYGRA" w:hAnsi="Bernhard Light TYGRA" w:cs="Courier New"/>
          <w:b/>
          <w:color w:val="FF0066"/>
          <w:sz w:val="56"/>
          <w:szCs w:val="56"/>
          <w:shd w:val="clear" w:color="auto" w:fill="F7F7F7"/>
        </w:rPr>
      </w:pPr>
      <w:ins w:id="2905" w:author="Olga" w:date="2019-04-24T23:02:00Z">
        <w:r w:rsidRPr="00466EED">
          <w:rPr>
            <w:rFonts w:ascii="Bernhard Light TYGRA" w:hAnsi="Bernhard Light TYGRA" w:cs="Courier New"/>
            <w:b/>
            <w:color w:val="FF0066"/>
            <w:sz w:val="56"/>
            <w:szCs w:val="56"/>
            <w:shd w:val="clear" w:color="auto" w:fill="F7F7F7"/>
            <w:lang w:val="ru-RU"/>
            <w:rPrChange w:id="2906" w:author="Olga" w:date="2019-04-24T23:03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>Полный</w:t>
        </w:r>
        <w:r w:rsidRPr="00211C63">
          <w:rPr>
            <w:rFonts w:ascii="Bernhard Light TYGRA" w:hAnsi="Bernhard Light TYGRA" w:cs="Courier New"/>
            <w:b/>
            <w:color w:val="FF0066"/>
            <w:sz w:val="56"/>
            <w:szCs w:val="56"/>
            <w:shd w:val="clear" w:color="auto" w:fill="F7F7F7"/>
            <w:rPrChange w:id="2907" w:author="Olga" w:date="2019-04-30T19:56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  <w:lang w:val="ru-RU"/>
              </w:rPr>
            </w:rPrChange>
          </w:rPr>
          <w:t xml:space="preserve"> </w:t>
        </w:r>
      </w:ins>
      <w:ins w:id="2908" w:author="Olga" w:date="2019-04-24T23:03:00Z">
        <w:r w:rsidRPr="00466EED">
          <w:rPr>
            <w:rFonts w:ascii="Bernhard Light TYGRA" w:hAnsi="Bernhard Light TYGRA" w:cs="Courier New"/>
            <w:b/>
            <w:color w:val="FF0066"/>
            <w:sz w:val="56"/>
            <w:szCs w:val="56"/>
            <w:shd w:val="clear" w:color="auto" w:fill="F7F7F7"/>
            <w:rPrChange w:id="2909" w:author="Olga" w:date="2019-04-24T23:03:00Z">
              <w:rPr>
                <w:rFonts w:ascii="Courier New" w:hAnsi="Courier New" w:cs="Courier New"/>
                <w:b/>
                <w:color w:val="FF0066"/>
                <w:sz w:val="48"/>
                <w:szCs w:val="48"/>
                <w:shd w:val="clear" w:color="auto" w:fill="F7F7F7"/>
              </w:rPr>
            </w:rPrChange>
          </w:rPr>
          <w:t>gulpfile.js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10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11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12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13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sass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'gulp-sass'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14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15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autoprefixer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'gulp-autoprefixer'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16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17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cssnano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'gulp-cssnano'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18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19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browserSync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'browser-sync'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create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();</w:t>
        </w:r>
      </w:ins>
    </w:p>
    <w:p w:rsidR="00466EED" w:rsidRPr="00466EED" w:rsidRDefault="00466EED" w:rsidP="00466EED">
      <w:pPr>
        <w:shd w:val="clear" w:color="auto" w:fill="1E1E1E"/>
        <w:spacing w:after="240" w:line="285" w:lineRule="atLeast"/>
        <w:rPr>
          <w:ins w:id="2920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21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22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 {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23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24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466EED">
          <w:rPr>
            <w:rFonts w:ascii="Consolas" w:eastAsia="Times New Roman" w:hAnsi="Consolas" w:cs="Times New Roman"/>
            <w:color w:val="C586C0"/>
            <w:sz w:val="21"/>
            <w:szCs w:val="21"/>
            <w:lang w:eastAsia="pl-PL"/>
          </w:rPr>
          <w:t>return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25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26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src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'./dev/scss/**/*.scss'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27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28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sass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29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30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31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32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autoprefixer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([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'last 15 versions'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'&gt; 1%'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8'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7'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 {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33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34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   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cascade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35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36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})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37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38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39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40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cssnano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41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42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dest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'dist/css'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43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44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browserSync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stream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45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46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47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48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49" w:author="Olga" w:date="2019-04-24T23:04:00Z"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serve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 {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50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51" w:author="Olga" w:date="2019-04-24T23:04:00Z"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browserSync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init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({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52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53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server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: {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54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55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baseDir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'./dist'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56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57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},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58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59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notify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466EED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false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0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61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});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2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3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64" w:author="Olga" w:date="2019-04-24T23:04:00Z"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gulp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watch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'dev/scss/**/*.scss'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5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66" w:author="Olga" w:date="2019-04-24T23:04:00Z"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   gulp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watch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'dist/*.html'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on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'change'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,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browserSync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reload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7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68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</w:t>
        </w:r>
      </w:ins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69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466EED" w:rsidRPr="00466EED" w:rsidRDefault="00466EED" w:rsidP="00466EED">
      <w:pPr>
        <w:shd w:val="clear" w:color="auto" w:fill="1E1E1E"/>
        <w:spacing w:after="0" w:line="285" w:lineRule="atLeast"/>
        <w:rPr>
          <w:ins w:id="2970" w:author="Olga" w:date="2019-04-24T23:04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2971" w:author="Olga" w:date="2019-04-24T23:04:00Z"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exports.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default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 xml:space="preserve"> gulp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466EED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series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serve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466EED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css</w:t>
        </w:r>
        <w:r w:rsidRPr="00466EED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466EED" w:rsidRPr="00466EED" w:rsidRDefault="00466EED" w:rsidP="005C7B5A">
      <w:pPr>
        <w:jc w:val="center"/>
        <w:rPr>
          <w:ins w:id="2972" w:author="Olga" w:date="2019-04-24T23:03:00Z"/>
          <w:rFonts w:ascii="Bernhard Light TYGRA" w:hAnsi="Bernhard Light TYGRA" w:cs="Courier New"/>
          <w:b/>
          <w:color w:val="FF0066"/>
          <w:sz w:val="56"/>
          <w:szCs w:val="56"/>
          <w:shd w:val="clear" w:color="auto" w:fill="F7F7F7"/>
          <w:rPrChange w:id="2973" w:author="Olga" w:date="2019-04-24T23:03:00Z">
            <w:rPr>
              <w:ins w:id="2974" w:author="Olga" w:date="2019-04-24T23:03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466EED" w:rsidRPr="00466EED" w:rsidRDefault="00466EED">
      <w:pPr>
        <w:rPr>
          <w:ins w:id="2975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976" w:author="Olga" w:date="2019-04-24T23:03:00Z">
            <w:rPr>
              <w:ins w:id="2977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2978" w:author="Olga" w:date="2019-04-24T23:03:00Z">
          <w:pPr>
            <w:jc w:val="center"/>
          </w:pPr>
        </w:pPrChange>
      </w:pPr>
    </w:p>
    <w:p w:rsidR="00E0713D" w:rsidRPr="00541F7D" w:rsidRDefault="00E0713D" w:rsidP="005C7B5A">
      <w:pPr>
        <w:jc w:val="center"/>
        <w:rPr>
          <w:ins w:id="2979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980" w:author="Olga" w:date="2019-04-24T22:25:00Z">
            <w:rPr>
              <w:ins w:id="2981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Pr="00541F7D" w:rsidRDefault="00E0713D" w:rsidP="005C7B5A">
      <w:pPr>
        <w:jc w:val="center"/>
        <w:rPr>
          <w:ins w:id="2982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2983" w:author="Olga" w:date="2019-04-24T22:25:00Z">
            <w:rPr>
              <w:ins w:id="2984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466EED" w:rsidRPr="00E454F0" w:rsidRDefault="00466EED" w:rsidP="00466EED">
      <w:pPr>
        <w:pStyle w:val="1"/>
        <w:shd w:val="clear" w:color="auto" w:fill="121212"/>
        <w:spacing w:before="0" w:beforeAutospacing="0" w:after="0" w:afterAutospacing="0"/>
        <w:rPr>
          <w:ins w:id="2985" w:author="Olga" w:date="2019-04-24T23:04:00Z"/>
          <w:rFonts w:ascii="Arial" w:hAnsi="Arial" w:cs="Arial"/>
          <w:b w:val="0"/>
          <w:bCs w:val="0"/>
          <w:lang w:val="ru-RU"/>
          <w:rPrChange w:id="2986" w:author="Olga" w:date="2019-04-30T15:11:00Z">
            <w:rPr>
              <w:ins w:id="2987" w:author="Olga" w:date="2019-04-24T23:04:00Z"/>
              <w:rFonts w:ascii="Arial" w:hAnsi="Arial" w:cs="Arial"/>
              <w:b w:val="0"/>
              <w:bCs w:val="0"/>
            </w:rPr>
          </w:rPrChange>
        </w:rPr>
      </w:pPr>
      <w:ins w:id="2988" w:author="Olga" w:date="2019-04-24T23:04:00Z">
        <w:r w:rsidRPr="00E454F0">
          <w:rPr>
            <w:rFonts w:ascii="Arial" w:hAnsi="Arial" w:cs="Arial"/>
            <w:b w:val="0"/>
            <w:bCs w:val="0"/>
            <w:lang w:val="ru-RU"/>
            <w:rPrChange w:id="2989" w:author="Olga" w:date="2019-04-30T15:11:00Z">
              <w:rPr>
                <w:rFonts w:ascii="Arial" w:hAnsi="Arial" w:cs="Arial"/>
                <w:b w:val="0"/>
                <w:bCs w:val="0"/>
              </w:rPr>
            </w:rPrChange>
          </w:rPr>
          <w:t>| Верстаем базовый шаблон</w:t>
        </w:r>
      </w:ins>
    </w:p>
    <w:p w:rsidR="00E0713D" w:rsidRPr="00211C63" w:rsidRDefault="00E454F0">
      <w:pPr>
        <w:rPr>
          <w:ins w:id="2990" w:author="Olga" w:date="2019-04-30T15:14:00Z"/>
          <w:shd w:val="clear" w:color="auto" w:fill="F7F7F7"/>
          <w:lang w:val="ru-RU"/>
          <w:rPrChange w:id="2991" w:author="Olga" w:date="2019-04-30T19:56:00Z">
            <w:rPr>
              <w:ins w:id="2992" w:author="Olga" w:date="2019-04-30T15:14:00Z"/>
              <w:shd w:val="clear" w:color="auto" w:fill="F7F7F7"/>
            </w:rPr>
          </w:rPrChange>
        </w:rPr>
        <w:pPrChange w:id="2993" w:author="Olga" w:date="2019-04-30T15:11:00Z">
          <w:pPr>
            <w:jc w:val="center"/>
          </w:pPr>
        </w:pPrChange>
      </w:pPr>
      <w:ins w:id="2994" w:author="Olga" w:date="2019-04-30T15:11:00Z">
        <w:r w:rsidRPr="00E454F0">
          <w:rPr>
            <w:shd w:val="clear" w:color="auto" w:fill="F7F7F7"/>
            <w:lang w:val="ru-RU"/>
            <w:rPrChange w:id="2995" w:author="Olga" w:date="2019-04-30T15:11:00Z">
              <w:rPr>
                <w:shd w:val="clear" w:color="auto" w:fill="F7F7F7"/>
              </w:rPr>
            </w:rPrChange>
          </w:rPr>
          <w:t>П</w:t>
        </w:r>
        <w:r>
          <w:rPr>
            <w:shd w:val="clear" w:color="auto" w:fill="F7F7F7"/>
            <w:lang w:val="ru-RU"/>
          </w:rPr>
          <w:t xml:space="preserve">одключаем </w:t>
        </w:r>
        <w:r>
          <w:rPr>
            <w:shd w:val="clear" w:color="auto" w:fill="F7F7F7"/>
          </w:rPr>
          <w:t>gulp</w:t>
        </w:r>
        <w:r w:rsidRPr="00E454F0">
          <w:rPr>
            <w:shd w:val="clear" w:color="auto" w:fill="F7F7F7"/>
            <w:lang w:val="ru-RU"/>
            <w:rPrChange w:id="2996" w:author="Olga" w:date="2019-04-30T15:11:00Z">
              <w:rPr>
                <w:shd w:val="clear" w:color="auto" w:fill="F7F7F7"/>
              </w:rPr>
            </w:rPrChange>
          </w:rPr>
          <w:t>-</w:t>
        </w:r>
        <w:r>
          <w:rPr>
            <w:shd w:val="clear" w:color="auto" w:fill="F7F7F7"/>
          </w:rPr>
          <w:t>plumber</w:t>
        </w:r>
      </w:ins>
    </w:p>
    <w:p w:rsidR="00E454F0" w:rsidRPr="005536D4" w:rsidRDefault="00E454F0">
      <w:pPr>
        <w:rPr>
          <w:ins w:id="2997" w:author="Olga" w:date="2019-04-30T19:59:00Z"/>
          <w:rFonts w:ascii="Courier New" w:hAnsi="Courier New" w:cs="Courier New"/>
          <w:color w:val="2E74B5" w:themeColor="accent1" w:themeShade="BF"/>
          <w:shd w:val="clear" w:color="auto" w:fill="F7F7F7"/>
          <w:rPrChange w:id="2998" w:author="Olga" w:date="2019-04-30T20:55:00Z">
            <w:rPr>
              <w:ins w:id="2999" w:author="Olga" w:date="2019-04-30T19:59:00Z"/>
              <w:rFonts w:ascii="Courier New" w:hAnsi="Courier New" w:cs="Courier New"/>
              <w:color w:val="000000"/>
              <w:shd w:val="clear" w:color="auto" w:fill="F7F7F7"/>
            </w:rPr>
          </w:rPrChange>
        </w:rPr>
        <w:pPrChange w:id="3000" w:author="Olga" w:date="2019-04-30T15:11:00Z">
          <w:pPr>
            <w:jc w:val="center"/>
          </w:pPr>
        </w:pPrChange>
      </w:pPr>
      <w:ins w:id="3001" w:author="Olga" w:date="2019-04-30T15:14:00Z">
        <w:r w:rsidRPr="005536D4">
          <w:rPr>
            <w:rFonts w:ascii="Courier New" w:hAnsi="Courier New" w:cs="Courier New"/>
            <w:color w:val="2E74B5" w:themeColor="accent1" w:themeShade="BF"/>
            <w:shd w:val="clear" w:color="auto" w:fill="F7F7F7"/>
            <w:rPrChange w:id="3002" w:author="Olga" w:date="2019-04-30T20:55:00Z">
              <w:rPr>
                <w:rFonts w:ascii="Courier New" w:hAnsi="Courier New" w:cs="Courier New"/>
                <w:color w:val="000000"/>
                <w:shd w:val="clear" w:color="auto" w:fill="F7F7F7"/>
              </w:rPr>
            </w:rPrChange>
          </w:rPr>
          <w:t>npm install --save-dev gulp-plumber</w:t>
        </w:r>
      </w:ins>
    </w:p>
    <w:p w:rsidR="00211C63" w:rsidRPr="00211C63" w:rsidRDefault="00211C63" w:rsidP="00211C63">
      <w:pPr>
        <w:shd w:val="clear" w:color="auto" w:fill="1E1E1E"/>
        <w:spacing w:after="0" w:line="285" w:lineRule="atLeast"/>
        <w:rPr>
          <w:ins w:id="3003" w:author="Olga" w:date="2019-04-30T19:59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04" w:author="Olga" w:date="2019-04-30T19:59:00Z">
        <w:r w:rsidRPr="00211C63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const</w:t>
        </w:r>
        <w:r w:rsidRPr="00211C63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211C63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plumber</w:t>
        </w:r>
        <w:r w:rsidRPr="00211C63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= </w:t>
        </w:r>
        <w:r w:rsidRPr="00211C63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require</w:t>
        </w:r>
        <w:r w:rsidRPr="00211C63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211C63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'gulp-plumber'</w:t>
        </w:r>
        <w:r w:rsidRPr="00211C63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);</w:t>
        </w:r>
      </w:ins>
    </w:p>
    <w:p w:rsidR="00211C63" w:rsidRPr="008E5ABD" w:rsidRDefault="00211C63">
      <w:pPr>
        <w:rPr>
          <w:ins w:id="3005" w:author="Olga" w:date="2019-04-30T15:11:00Z"/>
          <w:shd w:val="clear" w:color="auto" w:fill="F7F7F7"/>
          <w:lang w:val="ru-RU"/>
          <w:rPrChange w:id="3006" w:author="Olga" w:date="2019-04-30T20:09:00Z">
            <w:rPr>
              <w:ins w:id="3007" w:author="Olga" w:date="2019-04-30T15:11:00Z"/>
              <w:shd w:val="clear" w:color="auto" w:fill="F7F7F7"/>
            </w:rPr>
          </w:rPrChange>
        </w:rPr>
        <w:pPrChange w:id="3008" w:author="Olga" w:date="2019-04-30T15:11:00Z">
          <w:pPr>
            <w:jc w:val="center"/>
          </w:pPr>
        </w:pPrChange>
      </w:pPr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09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10" w:author="Olga" w:date="2019-04-30T15:17:00Z">
        <w:r w:rsidRPr="00E454F0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function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 {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11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12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</w:t>
        </w:r>
        <w:r w:rsidRPr="00E454F0">
          <w:rPr>
            <w:rFonts w:ascii="Consolas" w:eastAsia="Times New Roman" w:hAnsi="Consolas" w:cs="Times New Roman"/>
            <w:color w:val="C586C0"/>
            <w:sz w:val="21"/>
            <w:szCs w:val="21"/>
            <w:lang w:eastAsia="pl-PL"/>
          </w:rPr>
          <w:t>return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</w:t>
        </w:r>
        <w:r w:rsidRPr="00E454F0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13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14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src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'./dev/scss/**/*.scss'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15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16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</w:t>
        </w:r>
        <w:r w:rsidRPr="00E454F0">
          <w:rPr>
            <w:rFonts w:ascii="Consolas" w:eastAsia="Times New Roman" w:hAnsi="Consolas" w:cs="Times New Roman"/>
            <w:color w:val="FFD966" w:themeColor="accent4" w:themeTint="99"/>
            <w:sz w:val="21"/>
            <w:szCs w:val="21"/>
            <w:highlight w:val="blue"/>
            <w:lang w:eastAsia="pl-PL"/>
            <w:rPrChange w:id="3017" w:author="Olga" w:date="2019-04-30T15:1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.</w:t>
        </w:r>
        <w:r w:rsidRPr="00E454F0">
          <w:rPr>
            <w:rFonts w:ascii="Consolas" w:eastAsia="Times New Roman" w:hAnsi="Consolas" w:cs="Times New Roman"/>
            <w:color w:val="FFD966" w:themeColor="accent4" w:themeTint="99"/>
            <w:sz w:val="21"/>
            <w:szCs w:val="21"/>
            <w:highlight w:val="blue"/>
            <w:lang w:eastAsia="pl-PL"/>
            <w:rPrChange w:id="3018" w:author="Olga" w:date="2019-04-30T15:18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pipe</w:t>
        </w:r>
        <w:r w:rsidRPr="00E454F0">
          <w:rPr>
            <w:rFonts w:ascii="Consolas" w:eastAsia="Times New Roman" w:hAnsi="Consolas" w:cs="Times New Roman"/>
            <w:color w:val="FFD966" w:themeColor="accent4" w:themeTint="99"/>
            <w:sz w:val="21"/>
            <w:szCs w:val="21"/>
            <w:highlight w:val="blue"/>
            <w:lang w:eastAsia="pl-PL"/>
            <w:rPrChange w:id="3019" w:author="Olga" w:date="2019-04-30T15:1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</w:t>
        </w:r>
        <w:r w:rsidRPr="00E454F0">
          <w:rPr>
            <w:rFonts w:ascii="Consolas" w:eastAsia="Times New Roman" w:hAnsi="Consolas" w:cs="Times New Roman"/>
            <w:color w:val="FFD966" w:themeColor="accent4" w:themeTint="99"/>
            <w:sz w:val="21"/>
            <w:szCs w:val="21"/>
            <w:highlight w:val="blue"/>
            <w:lang w:eastAsia="pl-PL"/>
            <w:rPrChange w:id="3020" w:author="Olga" w:date="2019-04-30T15:18:00Z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l-PL"/>
              </w:rPr>
            </w:rPrChange>
          </w:rPr>
          <w:t>plumber</w:t>
        </w:r>
        <w:r w:rsidRPr="00E454F0">
          <w:rPr>
            <w:rFonts w:ascii="Consolas" w:eastAsia="Times New Roman" w:hAnsi="Consolas" w:cs="Times New Roman"/>
            <w:color w:val="FFD966" w:themeColor="accent4" w:themeTint="99"/>
            <w:sz w:val="21"/>
            <w:szCs w:val="21"/>
            <w:highlight w:val="blue"/>
            <w:lang w:eastAsia="pl-PL"/>
            <w:rPrChange w:id="3021" w:author="Olga" w:date="2019-04-30T15:18:00Z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l-PL"/>
              </w:rPr>
            </w:rPrChange>
          </w:rPr>
          <w:t>())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22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23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sass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24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25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26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27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autoprefixer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([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'last 15 versions'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'&gt; 1%'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8'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, 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'ie 7'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], {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28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29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    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cascade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: </w:t>
        </w:r>
        <w:r w:rsidRPr="00E454F0">
          <w:rPr>
            <w:rFonts w:ascii="Consolas" w:eastAsia="Times New Roman" w:hAnsi="Consolas" w:cs="Times New Roman"/>
            <w:color w:val="569CD6"/>
            <w:sz w:val="21"/>
            <w:szCs w:val="21"/>
            <w:lang w:eastAsia="pl-PL"/>
          </w:rPr>
          <w:t>true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30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31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    })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32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33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34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35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cssnano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36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37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gulp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dest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CE9178"/>
            <w:sz w:val="21"/>
            <w:szCs w:val="21"/>
            <w:lang w:eastAsia="pl-PL"/>
          </w:rPr>
          <w:t>'dist/css'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))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38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39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 xml:space="preserve">        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pipe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</w:t>
        </w:r>
        <w:r w:rsidRPr="00E454F0">
          <w:rPr>
            <w:rFonts w:ascii="Consolas" w:eastAsia="Times New Roman" w:hAnsi="Consolas" w:cs="Times New Roman"/>
            <w:color w:val="9CDCFE"/>
            <w:sz w:val="21"/>
            <w:szCs w:val="21"/>
            <w:lang w:eastAsia="pl-PL"/>
          </w:rPr>
          <w:t>browserSync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.</w:t>
        </w:r>
        <w:r w:rsidRPr="00E454F0">
          <w:rPr>
            <w:rFonts w:ascii="Consolas" w:eastAsia="Times New Roman" w:hAnsi="Consolas" w:cs="Times New Roman"/>
            <w:color w:val="DCDCAA"/>
            <w:sz w:val="21"/>
            <w:szCs w:val="21"/>
            <w:lang w:eastAsia="pl-PL"/>
          </w:rPr>
          <w:t>stream</w:t>
        </w:r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());</w:t>
        </w:r>
      </w:ins>
    </w:p>
    <w:p w:rsidR="00E454F0" w:rsidRPr="00E454F0" w:rsidRDefault="00E454F0" w:rsidP="00E454F0">
      <w:pPr>
        <w:shd w:val="clear" w:color="auto" w:fill="1E1E1E"/>
        <w:spacing w:after="0" w:line="285" w:lineRule="atLeast"/>
        <w:rPr>
          <w:ins w:id="3040" w:author="Olga" w:date="2019-04-30T15:17:00Z"/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ins w:id="3041" w:author="Olga" w:date="2019-04-30T15:17:00Z">
        <w:r w:rsidRPr="00E454F0">
          <w:rPr>
            <w:rFonts w:ascii="Consolas" w:eastAsia="Times New Roman" w:hAnsi="Consolas" w:cs="Times New Roman"/>
            <w:color w:val="D4D4D4"/>
            <w:sz w:val="21"/>
            <w:szCs w:val="21"/>
            <w:lang w:eastAsia="pl-PL"/>
          </w:rPr>
          <w:t>}</w:t>
        </w:r>
      </w:ins>
    </w:p>
    <w:p w:rsidR="00E454F0" w:rsidRPr="00E454F0" w:rsidRDefault="00E454F0">
      <w:pPr>
        <w:rPr>
          <w:ins w:id="3042" w:author="Olga" w:date="2019-04-23T21:50:00Z"/>
          <w:shd w:val="clear" w:color="auto" w:fill="F7F7F7"/>
          <w:rPrChange w:id="3043" w:author="Olga" w:date="2019-04-30T15:14:00Z">
            <w:rPr>
              <w:ins w:id="3044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3045" w:author="Olga" w:date="2019-04-30T15:11:00Z">
          <w:pPr>
            <w:jc w:val="center"/>
          </w:pPr>
        </w:pPrChange>
      </w:pPr>
    </w:p>
    <w:p w:rsidR="00E0713D" w:rsidRPr="00E454F0" w:rsidRDefault="00E0713D">
      <w:pPr>
        <w:rPr>
          <w:ins w:id="3046" w:author="Olga" w:date="2019-04-23T21:50:00Z"/>
          <w:shd w:val="clear" w:color="auto" w:fill="F7F7F7"/>
          <w:rPrChange w:id="3047" w:author="Olga" w:date="2019-04-30T15:14:00Z">
            <w:rPr>
              <w:ins w:id="3048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3049" w:author="Olga" w:date="2019-04-30T15:17:00Z">
          <w:pPr>
            <w:jc w:val="center"/>
          </w:pPr>
        </w:pPrChange>
      </w:pPr>
    </w:p>
    <w:p w:rsidR="00E0713D" w:rsidRPr="00E454F0" w:rsidRDefault="00522EC4">
      <w:pPr>
        <w:rPr>
          <w:ins w:id="3050" w:author="Olga" w:date="2019-04-23T21:50:00Z"/>
          <w:shd w:val="clear" w:color="auto" w:fill="F7F7F7"/>
          <w:rPrChange w:id="3051" w:author="Olga" w:date="2019-04-30T15:14:00Z">
            <w:rPr>
              <w:ins w:id="3052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  <w:pPrChange w:id="3053" w:author="Olga" w:date="2019-04-30T15:27:00Z">
          <w:pPr>
            <w:jc w:val="center"/>
          </w:pPr>
        </w:pPrChange>
      </w:pPr>
      <w:ins w:id="3054" w:author="Olga" w:date="2019-04-30T15:28:00Z">
        <w:r>
          <w:rPr>
            <w:noProof/>
            <w:shd w:val="clear" w:color="auto" w:fill="F7F7F7"/>
            <w:lang w:eastAsia="pl-PL"/>
          </w:rPr>
          <w:drawing>
            <wp:inline distT="0" distB="0" distL="0" distR="0">
              <wp:extent cx="1571844" cy="1867161"/>
              <wp:effectExtent l="0" t="0" r="0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1E0A6F4.tmp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1844" cy="18671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0713D" w:rsidRPr="00E454F0" w:rsidRDefault="00E0713D" w:rsidP="005C7B5A">
      <w:pPr>
        <w:jc w:val="center"/>
        <w:rPr>
          <w:ins w:id="3055" w:author="Olga" w:date="2019-04-23T21:50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rPrChange w:id="3056" w:author="Olga" w:date="2019-04-30T15:14:00Z">
            <w:rPr>
              <w:ins w:id="3057" w:author="Olga" w:date="2019-04-23T21:50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E0713D" w:rsidRDefault="00E0713D" w:rsidP="005C7B5A">
      <w:pPr>
        <w:jc w:val="center"/>
        <w:rPr>
          <w:ins w:id="3058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5F23AE" w:rsidRDefault="005F23AE" w:rsidP="005C7B5A">
      <w:pPr>
        <w:jc w:val="center"/>
        <w:rPr>
          <w:ins w:id="3059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5F23AE" w:rsidRDefault="005F23AE" w:rsidP="005C7B5A">
      <w:pPr>
        <w:jc w:val="center"/>
        <w:rPr>
          <w:ins w:id="3060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</w:p>
    <w:p w:rsidR="00346A9D" w:rsidRPr="00346A9D" w:rsidRDefault="00346A9D" w:rsidP="00346A9D">
      <w:pPr>
        <w:pStyle w:val="1"/>
        <w:shd w:val="clear" w:color="auto" w:fill="121212"/>
        <w:spacing w:before="0" w:beforeAutospacing="0" w:after="0" w:afterAutospacing="0"/>
        <w:rPr>
          <w:ins w:id="3061" w:author="Olga" w:date="2019-04-30T23:45:00Z"/>
          <w:rFonts w:ascii="Arial" w:hAnsi="Arial" w:cs="Arial"/>
          <w:b w:val="0"/>
          <w:bCs w:val="0"/>
          <w:lang w:val="ru-RU"/>
          <w:rPrChange w:id="3062" w:author="Olga" w:date="2019-04-30T23:45:00Z">
            <w:rPr>
              <w:ins w:id="3063" w:author="Olga" w:date="2019-04-30T23:45:00Z"/>
              <w:rFonts w:ascii="Arial" w:hAnsi="Arial" w:cs="Arial"/>
              <w:b w:val="0"/>
              <w:bCs w:val="0"/>
            </w:rPr>
          </w:rPrChange>
        </w:rPr>
      </w:pPr>
      <w:ins w:id="3064" w:author="Olga" w:date="2019-04-30T23:45:00Z">
        <w:r w:rsidRPr="00346A9D">
          <w:rPr>
            <w:rFonts w:ascii="Arial" w:hAnsi="Arial" w:cs="Arial"/>
            <w:b w:val="0"/>
            <w:bCs w:val="0"/>
            <w:lang w:val="ru-RU"/>
            <w:rPrChange w:id="3065" w:author="Olga" w:date="2019-04-30T23:45:00Z">
              <w:rPr>
                <w:rFonts w:ascii="Arial" w:hAnsi="Arial" w:cs="Arial"/>
                <w:b w:val="0"/>
                <w:bCs w:val="0"/>
              </w:rPr>
            </w:rPrChange>
          </w:rPr>
          <w:t>| Перенос шаблона в основной проект, хеш для статики</w:t>
        </w:r>
      </w:ins>
    </w:p>
    <w:p w:rsidR="005F23AE" w:rsidRPr="00346A9D" w:rsidRDefault="005F23AE" w:rsidP="005C7B5A">
      <w:pPr>
        <w:jc w:val="center"/>
        <w:rPr>
          <w:ins w:id="3066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67" w:author="Olga" w:date="2019-04-30T23:45:00Z">
            <w:rPr>
              <w:ins w:id="3068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69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70" w:author="Olga" w:date="2019-04-30T23:45:00Z">
            <w:rPr>
              <w:ins w:id="3071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72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73" w:author="Olga" w:date="2019-04-30T23:45:00Z">
            <w:rPr>
              <w:ins w:id="3074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75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76" w:author="Olga" w:date="2019-04-30T23:45:00Z">
            <w:rPr>
              <w:ins w:id="3077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78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79" w:author="Olga" w:date="2019-04-30T23:45:00Z">
            <w:rPr>
              <w:ins w:id="3080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81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82" w:author="Olga" w:date="2019-04-30T23:45:00Z">
            <w:rPr>
              <w:ins w:id="3083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84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85" w:author="Olga" w:date="2019-04-30T23:45:00Z">
            <w:rPr>
              <w:ins w:id="3086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87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88" w:author="Olga" w:date="2019-04-30T23:45:00Z">
            <w:rPr>
              <w:ins w:id="3089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90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91" w:author="Olga" w:date="2019-04-30T23:45:00Z">
            <w:rPr>
              <w:ins w:id="3092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93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94" w:author="Olga" w:date="2019-04-30T23:45:00Z">
            <w:rPr>
              <w:ins w:id="3095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96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097" w:author="Olga" w:date="2019-04-30T23:45:00Z">
            <w:rPr>
              <w:ins w:id="3098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099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00" w:author="Olga" w:date="2019-04-30T23:45:00Z">
            <w:rPr>
              <w:ins w:id="3101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02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03" w:author="Olga" w:date="2019-04-30T23:45:00Z">
            <w:rPr>
              <w:ins w:id="3104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05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06" w:author="Olga" w:date="2019-04-30T23:45:00Z">
            <w:rPr>
              <w:ins w:id="3107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08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09" w:author="Olga" w:date="2019-04-30T23:45:00Z">
            <w:rPr>
              <w:ins w:id="3110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11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12" w:author="Olga" w:date="2019-04-30T23:45:00Z">
            <w:rPr>
              <w:ins w:id="3113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14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15" w:author="Olga" w:date="2019-04-30T23:45:00Z">
            <w:rPr>
              <w:ins w:id="3116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17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18" w:author="Olga" w:date="2019-04-30T23:45:00Z">
            <w:rPr>
              <w:ins w:id="3119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ins w:id="3120" w:author="Olga" w:date="2019-04-30T21:15:00Z"/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21" w:author="Olga" w:date="2019-04-30T23:45:00Z">
            <w:rPr>
              <w:ins w:id="3122" w:author="Olga" w:date="2019-04-30T21:15:00Z"/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</w:rPr>
          </w:rPrChange>
        </w:rPr>
      </w:pPr>
    </w:p>
    <w:p w:rsidR="005F23AE" w:rsidRPr="00346A9D" w:rsidRDefault="005F23AE" w:rsidP="005C7B5A">
      <w:pPr>
        <w:jc w:val="center"/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  <w:lang w:val="ru-RU"/>
          <w:rPrChange w:id="3123" w:author="Olga" w:date="2019-04-30T23:45:00Z">
            <w:rPr>
              <w:rFonts w:ascii="Courier New" w:hAnsi="Courier New" w:cs="Courier New"/>
              <w:b/>
              <w:color w:val="FF0066"/>
              <w:sz w:val="48"/>
              <w:szCs w:val="48"/>
              <w:shd w:val="clear" w:color="auto" w:fill="F7F7F7"/>
              <w:lang w:val="ru-RU"/>
            </w:rPr>
          </w:rPrChange>
        </w:rPr>
      </w:pPr>
    </w:p>
    <w:p w:rsidR="00363F87" w:rsidRPr="00EB5070" w:rsidRDefault="00B57B95" w:rsidP="00B57B95">
      <w:pPr>
        <w:pStyle w:val="1"/>
        <w:jc w:val="center"/>
        <w:rPr>
          <w:color w:val="F2F2F2" w:themeColor="background1" w:themeShade="F2"/>
          <w:shd w:val="clear" w:color="auto" w:fill="F7F7F7"/>
        </w:rPr>
      </w:pPr>
      <w:r w:rsidRPr="00B57B95">
        <w:rPr>
          <w:color w:val="F2F2F2" w:themeColor="background1" w:themeShade="F2"/>
          <w:highlight w:val="black"/>
          <w:shd w:val="clear" w:color="auto" w:fill="F7F7F7"/>
          <w:lang w:val="ru-RU"/>
        </w:rPr>
        <w:t>ДОКУМЕНТАЦИЯ</w:t>
      </w:r>
    </w:p>
    <w:p w:rsidR="00C92755" w:rsidRDefault="00C92755" w:rsidP="00B57B95">
      <w:pPr>
        <w:rPr>
          <w:ins w:id="3124" w:author="Olga" w:date="2019-04-30T22:34:00Z"/>
          <w:rStyle w:val="a5"/>
          <w:lang w:val="uk-UA"/>
        </w:rPr>
      </w:pPr>
      <w:ins w:id="3125" w:author="Olga" w:date="2019-04-30T22:34:00Z">
        <w:r>
          <w:rPr>
            <w:rStyle w:val="a5"/>
            <w:lang w:val="uk-UA"/>
          </w:rPr>
          <w:fldChar w:fldCharType="begin"/>
        </w:r>
        <w:r>
          <w:rPr>
            <w:rStyle w:val="a5"/>
            <w:lang w:val="uk-UA"/>
          </w:rPr>
          <w:instrText xml:space="preserve"> HYPERLINK "https://socket.io/docs/" </w:instrText>
        </w:r>
        <w:r>
          <w:rPr>
            <w:rStyle w:val="a5"/>
            <w:lang w:val="uk-UA"/>
          </w:rPr>
        </w:r>
        <w:r>
          <w:rPr>
            <w:rStyle w:val="a5"/>
            <w:lang w:val="uk-UA"/>
          </w:rPr>
          <w:fldChar w:fldCharType="separate"/>
        </w:r>
        <w:r w:rsidRPr="00C92755">
          <w:rPr>
            <w:rStyle w:val="a5"/>
            <w:lang w:val="uk-UA"/>
          </w:rPr>
          <w:t>Сокет</w:t>
        </w:r>
        <w:r>
          <w:rPr>
            <w:rStyle w:val="a5"/>
            <w:lang w:val="uk-UA"/>
          </w:rPr>
          <w:fldChar w:fldCharType="end"/>
        </w:r>
      </w:ins>
    </w:p>
    <w:p w:rsidR="00C92755" w:rsidRDefault="00C92755" w:rsidP="00B57B95">
      <w:pPr>
        <w:rPr>
          <w:ins w:id="3126" w:author="Olga" w:date="2019-04-30T22:34:00Z"/>
          <w:rStyle w:val="a5"/>
        </w:rPr>
      </w:pPr>
      <w:ins w:id="3127" w:author="Olga" w:date="2019-04-30T22:35:00Z">
        <w:r>
          <w:rPr>
            <w:rStyle w:val="a5"/>
          </w:rPr>
          <w:fldChar w:fldCharType="begin"/>
        </w:r>
        <w:r>
          <w:rPr>
            <w:rStyle w:val="a5"/>
          </w:rPr>
          <w:instrText xml:space="preserve"> HYPERLINK "https://expressjs.com/" </w:instrText>
        </w:r>
        <w:r>
          <w:rPr>
            <w:rStyle w:val="a5"/>
          </w:rPr>
        </w:r>
        <w:r>
          <w:rPr>
            <w:rStyle w:val="a5"/>
          </w:rPr>
          <w:fldChar w:fldCharType="separate"/>
        </w:r>
        <w:r w:rsidRPr="00C92755">
          <w:rPr>
            <w:rStyle w:val="a5"/>
          </w:rPr>
          <w:t>Express</w:t>
        </w:r>
        <w:r>
          <w:rPr>
            <w:rStyle w:val="a5"/>
          </w:rPr>
          <w:fldChar w:fldCharType="end"/>
        </w:r>
      </w:ins>
    </w:p>
    <w:p w:rsidR="00C92755" w:rsidRPr="00346A9D" w:rsidRDefault="00C92755" w:rsidP="00B57B95">
      <w:pPr>
        <w:rPr>
          <w:ins w:id="3128" w:author="Olga" w:date="2019-04-30T22:33:00Z"/>
          <w:rStyle w:val="a5"/>
          <w:rPrChange w:id="3129" w:author="Olga" w:date="2019-04-30T23:44:00Z">
            <w:rPr>
              <w:ins w:id="3130" w:author="Olga" w:date="2019-04-30T22:33:00Z"/>
              <w:rStyle w:val="a5"/>
            </w:rPr>
          </w:rPrChange>
        </w:rPr>
      </w:pPr>
      <w:ins w:id="3131" w:author="Olga" w:date="2019-04-30T22:36:00Z">
        <w:r>
          <w:rPr>
            <w:rStyle w:val="a5"/>
            <w:lang w:val="ru-RU"/>
          </w:rPr>
          <w:fldChar w:fldCharType="begin"/>
        </w:r>
        <w:r>
          <w:rPr>
            <w:rStyle w:val="a5"/>
            <w:lang w:val="ru-RU"/>
          </w:rPr>
          <w:instrText xml:space="preserve"> HYPERLINK "https://ejs.co/" </w:instrText>
        </w:r>
        <w:r>
          <w:rPr>
            <w:rStyle w:val="a5"/>
            <w:lang w:val="ru-RU"/>
          </w:rPr>
        </w:r>
        <w:r>
          <w:rPr>
            <w:rStyle w:val="a5"/>
            <w:lang w:val="ru-RU"/>
          </w:rPr>
          <w:fldChar w:fldCharType="separate"/>
        </w:r>
        <w:r w:rsidRPr="00C92755">
          <w:rPr>
            <w:rStyle w:val="a5"/>
            <w:lang w:val="ru-RU"/>
          </w:rPr>
          <w:t>Шаблонизатор</w:t>
        </w:r>
        <w:r>
          <w:rPr>
            <w:rStyle w:val="a5"/>
            <w:lang w:val="ru-RU"/>
          </w:rPr>
          <w:fldChar w:fldCharType="end"/>
        </w:r>
      </w:ins>
    </w:p>
    <w:p w:rsidR="00B57B95" w:rsidRPr="00EB5070" w:rsidDel="00C92755" w:rsidRDefault="001B11AC" w:rsidP="00B57B95">
      <w:pPr>
        <w:rPr>
          <w:del w:id="3132" w:author="Olga" w:date="2019-04-30T22:33:00Z"/>
        </w:rPr>
      </w:pPr>
      <w:del w:id="3133" w:author="Olga" w:date="2019-04-30T22:33:00Z">
        <w:r w:rsidDel="00C92755">
          <w:rPr>
            <w:rStyle w:val="a5"/>
          </w:rPr>
          <w:fldChar w:fldCharType="begin"/>
        </w:r>
        <w:r w:rsidRPr="001849C0" w:rsidDel="00C92755">
          <w:rPr>
            <w:rStyle w:val="a5"/>
          </w:rPr>
          <w:delInstrText xml:space="preserve"> </w:delInstrText>
        </w:r>
        <w:r w:rsidDel="00C92755">
          <w:rPr>
            <w:rStyle w:val="a5"/>
          </w:rPr>
          <w:delInstrText>HYPERLINK</w:delInstrText>
        </w:r>
        <w:r w:rsidRPr="001849C0" w:rsidDel="00C92755">
          <w:rPr>
            <w:rStyle w:val="a5"/>
          </w:rPr>
          <w:delInstrText xml:space="preserve"> "</w:delInstrText>
        </w:r>
        <w:r w:rsidDel="00C92755">
          <w:rPr>
            <w:rStyle w:val="a5"/>
          </w:rPr>
          <w:delInstrText>https</w:delInstrText>
        </w:r>
        <w:r w:rsidRPr="001849C0" w:rsidDel="00C92755">
          <w:rPr>
            <w:rStyle w:val="a5"/>
          </w:rPr>
          <w:delInstrText>://</w:delInstrText>
        </w:r>
        <w:r w:rsidDel="00C92755">
          <w:rPr>
            <w:rStyle w:val="a5"/>
          </w:rPr>
          <w:delInstrText>socket</w:delInstrText>
        </w:r>
        <w:r w:rsidRPr="001849C0" w:rsidDel="00C92755">
          <w:rPr>
            <w:rStyle w:val="a5"/>
          </w:rPr>
          <w:delInstrText>.</w:delInstrText>
        </w:r>
        <w:r w:rsidDel="00C92755">
          <w:rPr>
            <w:rStyle w:val="a5"/>
          </w:rPr>
          <w:delInstrText>io</w:delInstrText>
        </w:r>
        <w:r w:rsidRPr="001849C0" w:rsidDel="00C92755">
          <w:rPr>
            <w:rStyle w:val="a5"/>
          </w:rPr>
          <w:delInstrText>/</w:delInstrText>
        </w:r>
        <w:r w:rsidDel="00C92755">
          <w:rPr>
            <w:rStyle w:val="a5"/>
          </w:rPr>
          <w:delInstrText>docs</w:delInstrText>
        </w:r>
        <w:r w:rsidRPr="001849C0" w:rsidDel="00C92755">
          <w:rPr>
            <w:rStyle w:val="a5"/>
          </w:rPr>
          <w:delInstrText xml:space="preserve">/" </w:delInstrText>
        </w:r>
        <w:r w:rsidDel="00C92755">
          <w:rPr>
            <w:rStyle w:val="a5"/>
          </w:rPr>
          <w:fldChar w:fldCharType="separate"/>
        </w:r>
        <w:r w:rsidR="00B57B95" w:rsidDel="00C92755">
          <w:rPr>
            <w:rStyle w:val="a5"/>
          </w:rPr>
          <w:delText>https</w:delText>
        </w:r>
        <w:r w:rsidR="00B57B95" w:rsidRPr="00EB5070" w:rsidDel="00C92755">
          <w:rPr>
            <w:rStyle w:val="a5"/>
          </w:rPr>
          <w:delText>://</w:delText>
        </w:r>
        <w:r w:rsidR="00B57B95" w:rsidDel="00C92755">
          <w:rPr>
            <w:rStyle w:val="a5"/>
          </w:rPr>
          <w:delText>socket</w:delText>
        </w:r>
        <w:r w:rsidR="00B57B95" w:rsidRPr="00EB5070" w:rsidDel="00C92755">
          <w:rPr>
            <w:rStyle w:val="a5"/>
          </w:rPr>
          <w:delText>.</w:delText>
        </w:r>
        <w:r w:rsidR="00B57B95" w:rsidDel="00C92755">
          <w:rPr>
            <w:rStyle w:val="a5"/>
          </w:rPr>
          <w:delText>i</w:delText>
        </w:r>
        <w:r w:rsidR="00B57B95" w:rsidDel="00C92755">
          <w:rPr>
            <w:rStyle w:val="a5"/>
          </w:rPr>
          <w:delText>o</w:delText>
        </w:r>
        <w:r w:rsidR="00B57B95" w:rsidRPr="00EB5070" w:rsidDel="00C92755">
          <w:rPr>
            <w:rStyle w:val="a5"/>
          </w:rPr>
          <w:delText>/</w:delText>
        </w:r>
        <w:r w:rsidR="00B57B95" w:rsidDel="00C92755">
          <w:rPr>
            <w:rStyle w:val="a5"/>
          </w:rPr>
          <w:delText>docs</w:delText>
        </w:r>
        <w:r w:rsidR="00B57B95" w:rsidRPr="00EB5070" w:rsidDel="00C92755">
          <w:rPr>
            <w:rStyle w:val="a5"/>
          </w:rPr>
          <w:delText>/</w:delText>
        </w:r>
        <w:r w:rsidDel="00C92755">
          <w:rPr>
            <w:rStyle w:val="a5"/>
          </w:rPr>
          <w:fldChar w:fldCharType="end"/>
        </w:r>
      </w:del>
    </w:p>
    <w:p w:rsidR="00B57B95" w:rsidRPr="00EB5070" w:rsidDel="00C92755" w:rsidRDefault="001B11AC" w:rsidP="00B57B95">
      <w:pPr>
        <w:rPr>
          <w:del w:id="3134" w:author="Olga" w:date="2019-04-30T22:34:00Z"/>
        </w:rPr>
      </w:pPr>
      <w:del w:id="3135" w:author="Olga" w:date="2019-04-30T22:34:00Z">
        <w:r w:rsidDel="00C92755">
          <w:rPr>
            <w:rStyle w:val="a5"/>
          </w:rPr>
          <w:fldChar w:fldCharType="begin"/>
        </w:r>
        <w:r w:rsidRPr="001849C0" w:rsidDel="00C92755">
          <w:rPr>
            <w:rStyle w:val="a5"/>
          </w:rPr>
          <w:delInstrText xml:space="preserve"> </w:delInstrText>
        </w:r>
        <w:r w:rsidDel="00C92755">
          <w:rPr>
            <w:rStyle w:val="a5"/>
          </w:rPr>
          <w:delInstrText>HYPERLINK</w:delInstrText>
        </w:r>
        <w:r w:rsidRPr="001849C0" w:rsidDel="00C92755">
          <w:rPr>
            <w:rStyle w:val="a5"/>
          </w:rPr>
          <w:delInstrText xml:space="preserve"> "</w:delInstrText>
        </w:r>
        <w:r w:rsidDel="00C92755">
          <w:rPr>
            <w:rStyle w:val="a5"/>
          </w:rPr>
          <w:delInstrText>https</w:delInstrText>
        </w:r>
        <w:r w:rsidRPr="001849C0" w:rsidDel="00C92755">
          <w:rPr>
            <w:rStyle w:val="a5"/>
          </w:rPr>
          <w:delInstrText>://</w:delInstrText>
        </w:r>
        <w:r w:rsidDel="00C92755">
          <w:rPr>
            <w:rStyle w:val="a5"/>
          </w:rPr>
          <w:delInstrText>expressjs</w:delInstrText>
        </w:r>
        <w:r w:rsidRPr="001849C0" w:rsidDel="00C92755">
          <w:rPr>
            <w:rStyle w:val="a5"/>
          </w:rPr>
          <w:delInstrText>.</w:delInstrText>
        </w:r>
        <w:r w:rsidDel="00C92755">
          <w:rPr>
            <w:rStyle w:val="a5"/>
          </w:rPr>
          <w:delInstrText>com</w:delInstrText>
        </w:r>
        <w:r w:rsidRPr="001849C0" w:rsidDel="00C92755">
          <w:rPr>
            <w:rStyle w:val="a5"/>
          </w:rPr>
          <w:delInstrText xml:space="preserve">/" </w:delInstrText>
        </w:r>
        <w:r w:rsidDel="00C92755">
          <w:rPr>
            <w:rStyle w:val="a5"/>
          </w:rPr>
          <w:fldChar w:fldCharType="separate"/>
        </w:r>
        <w:r w:rsidR="00B57B95" w:rsidDel="00C92755">
          <w:rPr>
            <w:rStyle w:val="a5"/>
          </w:rPr>
          <w:delText>https</w:delText>
        </w:r>
        <w:r w:rsidR="00B57B95" w:rsidRPr="00EB5070" w:rsidDel="00C92755">
          <w:rPr>
            <w:rStyle w:val="a5"/>
          </w:rPr>
          <w:delText>://</w:delText>
        </w:r>
        <w:r w:rsidR="00B57B95" w:rsidDel="00C92755">
          <w:rPr>
            <w:rStyle w:val="a5"/>
          </w:rPr>
          <w:delText>expressjs</w:delText>
        </w:r>
        <w:r w:rsidR="00B57B95" w:rsidRPr="00EB5070" w:rsidDel="00C92755">
          <w:rPr>
            <w:rStyle w:val="a5"/>
          </w:rPr>
          <w:delText>.</w:delText>
        </w:r>
        <w:r w:rsidR="00B57B95" w:rsidDel="00C92755">
          <w:rPr>
            <w:rStyle w:val="a5"/>
          </w:rPr>
          <w:delText>com</w:delText>
        </w:r>
        <w:r w:rsidR="00B57B95" w:rsidRPr="00EB5070" w:rsidDel="00C92755">
          <w:rPr>
            <w:rStyle w:val="a5"/>
          </w:rPr>
          <w:delText>/</w:delText>
        </w:r>
        <w:r w:rsidDel="00C92755">
          <w:rPr>
            <w:rStyle w:val="a5"/>
          </w:rPr>
          <w:fldChar w:fldCharType="end"/>
        </w:r>
      </w:del>
    </w:p>
    <w:p w:rsidR="00B57B95" w:rsidRPr="00EB5070" w:rsidDel="00C92755" w:rsidRDefault="00660FB0" w:rsidP="00B57B95">
      <w:pPr>
        <w:rPr>
          <w:del w:id="3136" w:author="Olga" w:date="2019-04-30T22:35:00Z"/>
        </w:rPr>
      </w:pPr>
      <w:del w:id="3137" w:author="Olga" w:date="2019-04-30T22:35:00Z">
        <w:r w:rsidDel="00C92755">
          <w:rPr>
            <w:rStyle w:val="a5"/>
          </w:rPr>
          <w:fldChar w:fldCharType="begin"/>
        </w:r>
        <w:r w:rsidRPr="001849C0" w:rsidDel="00C92755">
          <w:rPr>
            <w:rStyle w:val="a5"/>
          </w:rPr>
          <w:delInstrText xml:space="preserve"> </w:delInstrText>
        </w:r>
        <w:r w:rsidDel="00C92755">
          <w:rPr>
            <w:rStyle w:val="a5"/>
          </w:rPr>
          <w:delInstrText>HYPERLINK</w:delInstrText>
        </w:r>
        <w:r w:rsidRPr="001849C0" w:rsidDel="00C92755">
          <w:rPr>
            <w:rStyle w:val="a5"/>
          </w:rPr>
          <w:delInstrText xml:space="preserve"> "</w:delInstrText>
        </w:r>
        <w:r w:rsidDel="00C92755">
          <w:rPr>
            <w:rStyle w:val="a5"/>
          </w:rPr>
          <w:delInstrText>https</w:delInstrText>
        </w:r>
        <w:r w:rsidRPr="001849C0" w:rsidDel="00C92755">
          <w:rPr>
            <w:rStyle w:val="a5"/>
          </w:rPr>
          <w:delInstrText>://</w:delInstrText>
        </w:r>
        <w:r w:rsidDel="00C92755">
          <w:rPr>
            <w:rStyle w:val="a5"/>
          </w:rPr>
          <w:delInstrText>ejs</w:delInstrText>
        </w:r>
        <w:r w:rsidRPr="001849C0" w:rsidDel="00C92755">
          <w:rPr>
            <w:rStyle w:val="a5"/>
          </w:rPr>
          <w:delInstrText>.</w:delInstrText>
        </w:r>
        <w:r w:rsidDel="00C92755">
          <w:rPr>
            <w:rStyle w:val="a5"/>
          </w:rPr>
          <w:delInstrText>co</w:delInstrText>
        </w:r>
        <w:r w:rsidRPr="001849C0" w:rsidDel="00C92755">
          <w:rPr>
            <w:rStyle w:val="a5"/>
          </w:rPr>
          <w:delInstrText xml:space="preserve">/" </w:delInstrText>
        </w:r>
        <w:r w:rsidDel="00C92755">
          <w:rPr>
            <w:rStyle w:val="a5"/>
          </w:rPr>
          <w:fldChar w:fldCharType="separate"/>
        </w:r>
        <w:r w:rsidR="00B57B95" w:rsidDel="00C92755">
          <w:rPr>
            <w:rStyle w:val="a5"/>
          </w:rPr>
          <w:delText>https</w:delText>
        </w:r>
        <w:r w:rsidR="00B57B95" w:rsidRPr="00EB5070" w:rsidDel="00C92755">
          <w:rPr>
            <w:rStyle w:val="a5"/>
          </w:rPr>
          <w:delText>://</w:delText>
        </w:r>
        <w:r w:rsidR="00B57B95" w:rsidDel="00C92755">
          <w:rPr>
            <w:rStyle w:val="a5"/>
          </w:rPr>
          <w:delText>ejs</w:delText>
        </w:r>
        <w:r w:rsidR="00B57B95" w:rsidRPr="00EB5070" w:rsidDel="00C92755">
          <w:rPr>
            <w:rStyle w:val="a5"/>
          </w:rPr>
          <w:delText>.</w:delText>
        </w:r>
        <w:r w:rsidR="00B57B95" w:rsidDel="00C92755">
          <w:rPr>
            <w:rStyle w:val="a5"/>
          </w:rPr>
          <w:delText>co</w:delText>
        </w:r>
        <w:r w:rsidR="00B57B95" w:rsidRPr="00EB5070" w:rsidDel="00C92755">
          <w:rPr>
            <w:rStyle w:val="a5"/>
          </w:rPr>
          <w:delText>/</w:delText>
        </w:r>
        <w:r w:rsidDel="00C92755">
          <w:rPr>
            <w:rStyle w:val="a5"/>
          </w:rPr>
          <w:fldChar w:fldCharType="end"/>
        </w:r>
      </w:del>
    </w:p>
    <w:p w:rsidR="00B57B95" w:rsidRPr="00EB5070" w:rsidRDefault="00660FB0" w:rsidP="00B57B95">
      <w:hyperlink r:id="rId22" w:history="1">
        <w:r w:rsidR="00B57B95">
          <w:rPr>
            <w:rStyle w:val="a5"/>
          </w:rPr>
          <w:t>https</w:t>
        </w:r>
        <w:r w:rsidR="00B57B95" w:rsidRPr="00EB5070">
          <w:rPr>
            <w:rStyle w:val="a5"/>
          </w:rPr>
          <w:t>://</w:t>
        </w:r>
        <w:r w:rsidR="00B57B95">
          <w:rPr>
            <w:rStyle w:val="a5"/>
          </w:rPr>
          <w:t>www</w:t>
        </w:r>
        <w:r w:rsidR="00B57B95" w:rsidRPr="00EB5070">
          <w:rPr>
            <w:rStyle w:val="a5"/>
          </w:rPr>
          <w:t>.</w:t>
        </w:r>
        <w:r w:rsidR="00B57B95">
          <w:rPr>
            <w:rStyle w:val="a5"/>
          </w:rPr>
          <w:t>npmjs</w:t>
        </w:r>
        <w:r w:rsidR="00B57B95" w:rsidRPr="00EB5070">
          <w:rPr>
            <w:rStyle w:val="a5"/>
          </w:rPr>
          <w:t>.</w:t>
        </w:r>
        <w:r w:rsidR="00B57B95">
          <w:rPr>
            <w:rStyle w:val="a5"/>
          </w:rPr>
          <w:t>com</w:t>
        </w:r>
        <w:r w:rsidR="00B57B95" w:rsidRPr="00EB5070">
          <w:rPr>
            <w:rStyle w:val="a5"/>
          </w:rPr>
          <w:t>/</w:t>
        </w:r>
      </w:hyperlink>
    </w:p>
    <w:p w:rsidR="00B57B95" w:rsidRPr="00EB5070" w:rsidRDefault="00660FB0" w:rsidP="00B57B95">
      <w:hyperlink r:id="rId23" w:history="1">
        <w:r w:rsidR="006B76D5">
          <w:rPr>
            <w:rStyle w:val="a5"/>
          </w:rPr>
          <w:t>https</w:t>
        </w:r>
        <w:r w:rsidR="006B76D5" w:rsidRPr="00EB5070">
          <w:rPr>
            <w:rStyle w:val="a5"/>
          </w:rPr>
          <w:t>://</w:t>
        </w:r>
        <w:r w:rsidR="006B76D5">
          <w:rPr>
            <w:rStyle w:val="a5"/>
          </w:rPr>
          <w:t>js</w:t>
        </w:r>
        <w:r w:rsidR="006B76D5" w:rsidRPr="00EB5070">
          <w:rPr>
            <w:rStyle w:val="a5"/>
          </w:rPr>
          <w:t>-</w:t>
        </w:r>
        <w:r w:rsidR="006B76D5">
          <w:rPr>
            <w:rStyle w:val="a5"/>
          </w:rPr>
          <w:t>node</w:t>
        </w:r>
        <w:r w:rsidR="006B76D5" w:rsidRPr="00EB5070">
          <w:rPr>
            <w:rStyle w:val="a5"/>
          </w:rPr>
          <w:t>.</w:t>
        </w:r>
        <w:r w:rsidR="006B76D5">
          <w:rPr>
            <w:rStyle w:val="a5"/>
          </w:rPr>
          <w:t>ru</w:t>
        </w:r>
        <w:r w:rsidR="006B76D5" w:rsidRPr="00EB5070">
          <w:rPr>
            <w:rStyle w:val="a5"/>
          </w:rPr>
          <w:t>/</w:t>
        </w:r>
      </w:hyperlink>
    </w:p>
    <w:p w:rsidR="004B6740" w:rsidRPr="00EB5070" w:rsidRDefault="00660FB0" w:rsidP="00B57B95">
      <w:hyperlink r:id="rId24" w:history="1">
        <w:r w:rsidR="004B6740">
          <w:rPr>
            <w:rStyle w:val="a5"/>
          </w:rPr>
          <w:t>https</w:t>
        </w:r>
        <w:r w:rsidR="004B6740" w:rsidRPr="00EB5070">
          <w:rPr>
            <w:rStyle w:val="a5"/>
          </w:rPr>
          <w:t>://</w:t>
        </w:r>
        <w:r w:rsidR="004B6740">
          <w:rPr>
            <w:rStyle w:val="a5"/>
          </w:rPr>
          <w:t>metanit</w:t>
        </w:r>
        <w:r w:rsidR="004B6740" w:rsidRPr="00EB5070">
          <w:rPr>
            <w:rStyle w:val="a5"/>
          </w:rPr>
          <w:t>.</w:t>
        </w:r>
        <w:r w:rsidR="004B6740">
          <w:rPr>
            <w:rStyle w:val="a5"/>
          </w:rPr>
          <w:t>com</w:t>
        </w:r>
        <w:r w:rsidR="004B6740" w:rsidRPr="00EB5070">
          <w:rPr>
            <w:rStyle w:val="a5"/>
          </w:rPr>
          <w:t>/</w:t>
        </w:r>
        <w:r w:rsidR="004B6740">
          <w:rPr>
            <w:rStyle w:val="a5"/>
          </w:rPr>
          <w:t>web</w:t>
        </w:r>
        <w:r w:rsidR="004B6740" w:rsidRPr="00EB5070">
          <w:rPr>
            <w:rStyle w:val="a5"/>
          </w:rPr>
          <w:t>/</w:t>
        </w:r>
        <w:r w:rsidR="004B6740">
          <w:rPr>
            <w:rStyle w:val="a5"/>
          </w:rPr>
          <w:t>nodejs</w:t>
        </w:r>
        <w:r w:rsidR="004B6740" w:rsidRPr="00EB5070">
          <w:rPr>
            <w:rStyle w:val="a5"/>
          </w:rPr>
          <w:t>/3.3.</w:t>
        </w:r>
        <w:r w:rsidR="004B6740">
          <w:rPr>
            <w:rStyle w:val="a5"/>
          </w:rPr>
          <w:t>php</w:t>
        </w:r>
      </w:hyperlink>
    </w:p>
    <w:p w:rsidR="004B6740" w:rsidRPr="00EB5070" w:rsidRDefault="00660FB0" w:rsidP="00B57B95">
      <w:hyperlink r:id="rId25" w:history="1">
        <w:r w:rsidR="004B6740">
          <w:rPr>
            <w:rStyle w:val="a5"/>
          </w:rPr>
          <w:t>https</w:t>
        </w:r>
        <w:r w:rsidR="004B6740" w:rsidRPr="00EB5070">
          <w:rPr>
            <w:rStyle w:val="a5"/>
          </w:rPr>
          <w:t>://</w:t>
        </w:r>
        <w:r w:rsidR="004B6740">
          <w:rPr>
            <w:rStyle w:val="a5"/>
          </w:rPr>
          <w:t>www</w:t>
        </w:r>
        <w:r w:rsidR="004B6740" w:rsidRPr="00EB5070">
          <w:rPr>
            <w:rStyle w:val="a5"/>
          </w:rPr>
          <w:t>.</w:t>
        </w:r>
        <w:r w:rsidR="004B6740">
          <w:rPr>
            <w:rStyle w:val="a5"/>
          </w:rPr>
          <w:t>bootstrapcdn</w:t>
        </w:r>
        <w:r w:rsidR="004B6740" w:rsidRPr="00EB5070">
          <w:rPr>
            <w:rStyle w:val="a5"/>
          </w:rPr>
          <w:t>.</w:t>
        </w:r>
        <w:r w:rsidR="004B6740">
          <w:rPr>
            <w:rStyle w:val="a5"/>
          </w:rPr>
          <w:t>com</w:t>
        </w:r>
        <w:r w:rsidR="004B6740" w:rsidRPr="00EB5070">
          <w:rPr>
            <w:rStyle w:val="a5"/>
          </w:rPr>
          <w:t>/</w:t>
        </w:r>
      </w:hyperlink>
    </w:p>
    <w:p w:rsidR="00043B97" w:rsidRPr="00EB5070" w:rsidRDefault="00660FB0" w:rsidP="00043B97">
      <w:pPr>
        <w:rPr>
          <w:rFonts w:ascii="Courier New" w:hAnsi="Courier New" w:cs="Courier New"/>
          <w:b/>
          <w:color w:val="FF0066"/>
          <w:sz w:val="48"/>
          <w:szCs w:val="48"/>
          <w:shd w:val="clear" w:color="auto" w:fill="F7F7F7"/>
        </w:rPr>
      </w:pPr>
      <w:hyperlink r:id="rId26" w:history="1">
        <w:r w:rsidR="00043B97">
          <w:rPr>
            <w:rStyle w:val="a5"/>
          </w:rPr>
          <w:t>https</w:t>
        </w:r>
        <w:r w:rsidR="00043B97" w:rsidRPr="00EB5070">
          <w:rPr>
            <w:rStyle w:val="a5"/>
          </w:rPr>
          <w:t>://</w:t>
        </w:r>
        <w:r w:rsidR="00043B97">
          <w:rPr>
            <w:rStyle w:val="a5"/>
          </w:rPr>
          <w:t>metanit</w:t>
        </w:r>
        <w:r w:rsidR="00043B97" w:rsidRPr="00EB5070">
          <w:rPr>
            <w:rStyle w:val="a5"/>
          </w:rPr>
          <w:t>.</w:t>
        </w:r>
        <w:r w:rsidR="00043B97">
          <w:rPr>
            <w:rStyle w:val="a5"/>
          </w:rPr>
          <w:t>com</w:t>
        </w:r>
        <w:r w:rsidR="00043B97" w:rsidRPr="00EB5070">
          <w:rPr>
            <w:rStyle w:val="a5"/>
          </w:rPr>
          <w:t>/</w:t>
        </w:r>
        <w:r w:rsidR="00043B97">
          <w:rPr>
            <w:rStyle w:val="a5"/>
          </w:rPr>
          <w:t>nosql</w:t>
        </w:r>
        <w:r w:rsidR="00043B97" w:rsidRPr="00EB5070">
          <w:rPr>
            <w:rStyle w:val="a5"/>
          </w:rPr>
          <w:t>/</w:t>
        </w:r>
        <w:r w:rsidR="00043B97">
          <w:rPr>
            <w:rStyle w:val="a5"/>
          </w:rPr>
          <w:t>mongodb</w:t>
        </w:r>
        <w:r w:rsidR="00043B97" w:rsidRPr="00EB5070">
          <w:rPr>
            <w:rStyle w:val="a5"/>
          </w:rPr>
          <w:t>/</w:t>
        </w:r>
      </w:hyperlink>
    </w:p>
    <w:p w:rsidR="004B6740" w:rsidRPr="00043B97" w:rsidRDefault="008E5ABD" w:rsidP="00B57B95">
      <w:pPr>
        <w:rPr>
          <w:shd w:val="clear" w:color="auto" w:fill="F7F7F7"/>
        </w:rPr>
      </w:pPr>
      <w:hyperlink r:id="rId27" w:history="1">
        <w:r w:rsidR="005B535D">
          <w:rPr>
            <w:rStyle w:val="a5"/>
          </w:rPr>
          <w:t>https://mongoosejs.com/</w:t>
        </w:r>
      </w:hyperlink>
    </w:p>
    <w:sectPr w:rsidR="004B6740" w:rsidRPr="00043B97" w:rsidSect="002377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229" w:rsidRDefault="00DE1229" w:rsidP="00B57B95">
      <w:pPr>
        <w:spacing w:after="0" w:line="240" w:lineRule="auto"/>
      </w:pPr>
      <w:r>
        <w:separator/>
      </w:r>
    </w:p>
  </w:endnote>
  <w:endnote w:type="continuationSeparator" w:id="0">
    <w:p w:rsidR="00DE1229" w:rsidRDefault="00DE1229" w:rsidP="00B57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Bernhard Light TYGRA">
    <w:panose1 w:val="02000404020000020002"/>
    <w:charset w:val="00"/>
    <w:family w:val="auto"/>
    <w:pitch w:val="variable"/>
    <w:sig w:usb0="80000203" w:usb1="00000000" w:usb2="00000000" w:usb3="00000000" w:csb0="00000005" w:csb1="00000000"/>
  </w:font>
  <w:font w:name="Androi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Black Tie Display SSi CY">
    <w:panose1 w:val="02020500000000000000"/>
    <w:charset w:val="00"/>
    <w:family w:val="roman"/>
    <w:pitch w:val="variable"/>
    <w:sig w:usb0="800002AF" w:usb1="10002048" w:usb2="00000000" w:usb3="00000000" w:csb0="00000005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Bahnschrift Ligh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229" w:rsidRDefault="00DE1229" w:rsidP="00B57B95">
      <w:pPr>
        <w:spacing w:after="0" w:line="240" w:lineRule="auto"/>
      </w:pPr>
      <w:r>
        <w:separator/>
      </w:r>
    </w:p>
  </w:footnote>
  <w:footnote w:type="continuationSeparator" w:id="0">
    <w:p w:rsidR="00DE1229" w:rsidRDefault="00DE1229" w:rsidP="00B57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2" type="#_x0000_t75" style="width:11.5pt;height:11.5pt" o:bullet="t">
        <v:imagedata r:id="rId1" o:title="mso9016"/>
      </v:shape>
    </w:pict>
  </w:numPicBullet>
  <w:abstractNum w:abstractNumId="0" w15:restartNumberingAfterBreak="0">
    <w:nsid w:val="015377AA"/>
    <w:multiLevelType w:val="hybridMultilevel"/>
    <w:tmpl w:val="0B54EE2A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225EC"/>
    <w:multiLevelType w:val="hybridMultilevel"/>
    <w:tmpl w:val="036E143C"/>
    <w:lvl w:ilvl="0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234CC"/>
    <w:multiLevelType w:val="hybridMultilevel"/>
    <w:tmpl w:val="EDB6240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21351"/>
    <w:multiLevelType w:val="hybridMultilevel"/>
    <w:tmpl w:val="993059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86354"/>
    <w:multiLevelType w:val="hybridMultilevel"/>
    <w:tmpl w:val="AE98B10A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C3D47"/>
    <w:multiLevelType w:val="hybridMultilevel"/>
    <w:tmpl w:val="28F216C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42EB2"/>
    <w:multiLevelType w:val="hybridMultilevel"/>
    <w:tmpl w:val="122C74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44848"/>
    <w:multiLevelType w:val="hybridMultilevel"/>
    <w:tmpl w:val="179E712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E3377F"/>
    <w:multiLevelType w:val="hybridMultilevel"/>
    <w:tmpl w:val="992465F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26127"/>
    <w:multiLevelType w:val="hybridMultilevel"/>
    <w:tmpl w:val="E0EC49F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C6A5F"/>
    <w:multiLevelType w:val="hybridMultilevel"/>
    <w:tmpl w:val="14C6547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E5D68"/>
    <w:multiLevelType w:val="hybridMultilevel"/>
    <w:tmpl w:val="833E54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56977"/>
    <w:multiLevelType w:val="hybridMultilevel"/>
    <w:tmpl w:val="883CEBC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C6696A"/>
    <w:multiLevelType w:val="hybridMultilevel"/>
    <w:tmpl w:val="9E383478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01B78"/>
    <w:multiLevelType w:val="hybridMultilevel"/>
    <w:tmpl w:val="7340E17E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560360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200C07"/>
    <w:multiLevelType w:val="hybridMultilevel"/>
    <w:tmpl w:val="41527A9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600B5"/>
    <w:multiLevelType w:val="hybridMultilevel"/>
    <w:tmpl w:val="9B14F736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2A01C6"/>
    <w:multiLevelType w:val="hybridMultilevel"/>
    <w:tmpl w:val="598CABF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7F14B5"/>
    <w:multiLevelType w:val="hybridMultilevel"/>
    <w:tmpl w:val="24507E02"/>
    <w:lvl w:ilvl="0" w:tplc="0415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0E4FAD"/>
    <w:multiLevelType w:val="hybridMultilevel"/>
    <w:tmpl w:val="AB940298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82462"/>
    <w:multiLevelType w:val="hybridMultilevel"/>
    <w:tmpl w:val="0954368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719DD"/>
    <w:multiLevelType w:val="hybridMultilevel"/>
    <w:tmpl w:val="C0B2F6C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867FF"/>
    <w:multiLevelType w:val="hybridMultilevel"/>
    <w:tmpl w:val="F044118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3525C4"/>
    <w:multiLevelType w:val="hybridMultilevel"/>
    <w:tmpl w:val="0C569EAA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26D73"/>
    <w:multiLevelType w:val="hybridMultilevel"/>
    <w:tmpl w:val="6890D5C2"/>
    <w:lvl w:ilvl="0" w:tplc="0415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D331AD"/>
    <w:multiLevelType w:val="hybridMultilevel"/>
    <w:tmpl w:val="06D8CA3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D40564"/>
    <w:multiLevelType w:val="hybridMultilevel"/>
    <w:tmpl w:val="FDBCA46C"/>
    <w:lvl w:ilvl="0" w:tplc="0415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3C11055"/>
    <w:multiLevelType w:val="hybridMultilevel"/>
    <w:tmpl w:val="9A0EAF3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51D3AD3"/>
    <w:multiLevelType w:val="hybridMultilevel"/>
    <w:tmpl w:val="CA268B1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F36762"/>
    <w:multiLevelType w:val="hybridMultilevel"/>
    <w:tmpl w:val="D43221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E135DD"/>
    <w:multiLevelType w:val="hybridMultilevel"/>
    <w:tmpl w:val="187E217A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07294"/>
    <w:multiLevelType w:val="hybridMultilevel"/>
    <w:tmpl w:val="AE6621A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D5CBB"/>
    <w:multiLevelType w:val="hybridMultilevel"/>
    <w:tmpl w:val="6248C390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7"/>
  </w:num>
  <w:num w:numId="4">
    <w:abstractNumId w:val="26"/>
  </w:num>
  <w:num w:numId="5">
    <w:abstractNumId w:val="1"/>
  </w:num>
  <w:num w:numId="6">
    <w:abstractNumId w:val="0"/>
  </w:num>
  <w:num w:numId="7">
    <w:abstractNumId w:val="25"/>
  </w:num>
  <w:num w:numId="8">
    <w:abstractNumId w:val="3"/>
  </w:num>
  <w:num w:numId="9">
    <w:abstractNumId w:val="27"/>
  </w:num>
  <w:num w:numId="10">
    <w:abstractNumId w:val="20"/>
  </w:num>
  <w:num w:numId="11">
    <w:abstractNumId w:val="15"/>
  </w:num>
  <w:num w:numId="12">
    <w:abstractNumId w:val="30"/>
  </w:num>
  <w:num w:numId="13">
    <w:abstractNumId w:val="29"/>
  </w:num>
  <w:num w:numId="14">
    <w:abstractNumId w:val="18"/>
  </w:num>
  <w:num w:numId="15">
    <w:abstractNumId w:val="4"/>
  </w:num>
  <w:num w:numId="16">
    <w:abstractNumId w:val="23"/>
  </w:num>
  <w:num w:numId="17">
    <w:abstractNumId w:val="9"/>
  </w:num>
  <w:num w:numId="18">
    <w:abstractNumId w:val="6"/>
  </w:num>
  <w:num w:numId="19">
    <w:abstractNumId w:val="14"/>
  </w:num>
  <w:num w:numId="20">
    <w:abstractNumId w:val="21"/>
  </w:num>
  <w:num w:numId="21">
    <w:abstractNumId w:val="8"/>
  </w:num>
  <w:num w:numId="22">
    <w:abstractNumId w:val="28"/>
  </w:num>
  <w:num w:numId="23">
    <w:abstractNumId w:val="22"/>
  </w:num>
  <w:num w:numId="24">
    <w:abstractNumId w:val="2"/>
  </w:num>
  <w:num w:numId="25">
    <w:abstractNumId w:val="10"/>
  </w:num>
  <w:num w:numId="26">
    <w:abstractNumId w:val="31"/>
  </w:num>
  <w:num w:numId="27">
    <w:abstractNumId w:val="17"/>
  </w:num>
  <w:num w:numId="28">
    <w:abstractNumId w:val="5"/>
  </w:num>
  <w:num w:numId="29">
    <w:abstractNumId w:val="13"/>
  </w:num>
  <w:num w:numId="30">
    <w:abstractNumId w:val="32"/>
  </w:num>
  <w:num w:numId="31">
    <w:abstractNumId w:val="16"/>
  </w:num>
  <w:num w:numId="32">
    <w:abstractNumId w:val="19"/>
  </w:num>
  <w:num w:numId="33">
    <w:abstractNumId w:val="2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Olga">
    <w15:presenceInfo w15:providerId="None" w15:userId="Olg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8E8"/>
    <w:rsid w:val="00016039"/>
    <w:rsid w:val="00034CE3"/>
    <w:rsid w:val="0003579C"/>
    <w:rsid w:val="00043B97"/>
    <w:rsid w:val="0004450E"/>
    <w:rsid w:val="000534A7"/>
    <w:rsid w:val="00074A68"/>
    <w:rsid w:val="000C57DD"/>
    <w:rsid w:val="00134F48"/>
    <w:rsid w:val="00143EF3"/>
    <w:rsid w:val="0016173B"/>
    <w:rsid w:val="001736D4"/>
    <w:rsid w:val="001751D0"/>
    <w:rsid w:val="001849C0"/>
    <w:rsid w:val="00190F46"/>
    <w:rsid w:val="001B11AC"/>
    <w:rsid w:val="001D523D"/>
    <w:rsid w:val="001E6A62"/>
    <w:rsid w:val="00211C63"/>
    <w:rsid w:val="00212EF5"/>
    <w:rsid w:val="002377B0"/>
    <w:rsid w:val="0025272C"/>
    <w:rsid w:val="002907CD"/>
    <w:rsid w:val="002F044A"/>
    <w:rsid w:val="0030376E"/>
    <w:rsid w:val="003421A0"/>
    <w:rsid w:val="00345FEA"/>
    <w:rsid w:val="00346A9D"/>
    <w:rsid w:val="00363F87"/>
    <w:rsid w:val="00365926"/>
    <w:rsid w:val="00373266"/>
    <w:rsid w:val="003D3CC6"/>
    <w:rsid w:val="003F087B"/>
    <w:rsid w:val="003F13D5"/>
    <w:rsid w:val="0040074C"/>
    <w:rsid w:val="00406266"/>
    <w:rsid w:val="00410B15"/>
    <w:rsid w:val="0043633B"/>
    <w:rsid w:val="00455E40"/>
    <w:rsid w:val="00466EED"/>
    <w:rsid w:val="00490685"/>
    <w:rsid w:val="004971B7"/>
    <w:rsid w:val="00497C11"/>
    <w:rsid w:val="004A0232"/>
    <w:rsid w:val="004B6740"/>
    <w:rsid w:val="004C02D7"/>
    <w:rsid w:val="004C2A3A"/>
    <w:rsid w:val="004D3150"/>
    <w:rsid w:val="004E04DF"/>
    <w:rsid w:val="004E22E3"/>
    <w:rsid w:val="004E24BC"/>
    <w:rsid w:val="00501045"/>
    <w:rsid w:val="00522EC4"/>
    <w:rsid w:val="00541F7D"/>
    <w:rsid w:val="0054239F"/>
    <w:rsid w:val="005473E3"/>
    <w:rsid w:val="00547738"/>
    <w:rsid w:val="005536D4"/>
    <w:rsid w:val="00597508"/>
    <w:rsid w:val="005B535D"/>
    <w:rsid w:val="005C7B5A"/>
    <w:rsid w:val="005D1911"/>
    <w:rsid w:val="005F23AE"/>
    <w:rsid w:val="00660FB0"/>
    <w:rsid w:val="00662E5F"/>
    <w:rsid w:val="006A281F"/>
    <w:rsid w:val="006B76D5"/>
    <w:rsid w:val="006C735C"/>
    <w:rsid w:val="007102BB"/>
    <w:rsid w:val="00716DCB"/>
    <w:rsid w:val="00726DF8"/>
    <w:rsid w:val="007421DE"/>
    <w:rsid w:val="007651C3"/>
    <w:rsid w:val="00782CAD"/>
    <w:rsid w:val="00786419"/>
    <w:rsid w:val="007C0676"/>
    <w:rsid w:val="008208F2"/>
    <w:rsid w:val="00826FF0"/>
    <w:rsid w:val="0083378D"/>
    <w:rsid w:val="008A33DB"/>
    <w:rsid w:val="008A67E7"/>
    <w:rsid w:val="008B790B"/>
    <w:rsid w:val="008C1966"/>
    <w:rsid w:val="008D06F4"/>
    <w:rsid w:val="008E5ABD"/>
    <w:rsid w:val="008F2C59"/>
    <w:rsid w:val="009068DD"/>
    <w:rsid w:val="00911640"/>
    <w:rsid w:val="00926D6F"/>
    <w:rsid w:val="00954175"/>
    <w:rsid w:val="0097337C"/>
    <w:rsid w:val="009F25EF"/>
    <w:rsid w:val="00A11C8C"/>
    <w:rsid w:val="00A413E8"/>
    <w:rsid w:val="00A54F0F"/>
    <w:rsid w:val="00A76EEE"/>
    <w:rsid w:val="00AB112C"/>
    <w:rsid w:val="00B14D5A"/>
    <w:rsid w:val="00B17B82"/>
    <w:rsid w:val="00B248E8"/>
    <w:rsid w:val="00B51F87"/>
    <w:rsid w:val="00B57B95"/>
    <w:rsid w:val="00BB5CC3"/>
    <w:rsid w:val="00BC23D3"/>
    <w:rsid w:val="00BD2C8E"/>
    <w:rsid w:val="00BD3908"/>
    <w:rsid w:val="00BE6692"/>
    <w:rsid w:val="00BE6BDE"/>
    <w:rsid w:val="00BF23E2"/>
    <w:rsid w:val="00BF5A98"/>
    <w:rsid w:val="00C117EC"/>
    <w:rsid w:val="00C11FDC"/>
    <w:rsid w:val="00C16E45"/>
    <w:rsid w:val="00C21FBE"/>
    <w:rsid w:val="00C22C06"/>
    <w:rsid w:val="00C705C8"/>
    <w:rsid w:val="00C90278"/>
    <w:rsid w:val="00C92755"/>
    <w:rsid w:val="00CB4C8F"/>
    <w:rsid w:val="00CB5958"/>
    <w:rsid w:val="00CC536D"/>
    <w:rsid w:val="00CD5E6D"/>
    <w:rsid w:val="00D0267A"/>
    <w:rsid w:val="00D106F5"/>
    <w:rsid w:val="00D50C6E"/>
    <w:rsid w:val="00D82F51"/>
    <w:rsid w:val="00DA63BE"/>
    <w:rsid w:val="00DB1FA5"/>
    <w:rsid w:val="00DD57FE"/>
    <w:rsid w:val="00DE1229"/>
    <w:rsid w:val="00E0713D"/>
    <w:rsid w:val="00E25650"/>
    <w:rsid w:val="00E44C42"/>
    <w:rsid w:val="00E454F0"/>
    <w:rsid w:val="00E60AFA"/>
    <w:rsid w:val="00E62102"/>
    <w:rsid w:val="00E72BBF"/>
    <w:rsid w:val="00E80360"/>
    <w:rsid w:val="00E82D82"/>
    <w:rsid w:val="00EA312D"/>
    <w:rsid w:val="00EB24E0"/>
    <w:rsid w:val="00EB5070"/>
    <w:rsid w:val="00EC73EE"/>
    <w:rsid w:val="00ED5F41"/>
    <w:rsid w:val="00F16A1E"/>
    <w:rsid w:val="00F57CDA"/>
    <w:rsid w:val="00F704CA"/>
    <w:rsid w:val="00F83218"/>
    <w:rsid w:val="00FA0332"/>
    <w:rsid w:val="00FC4444"/>
    <w:rsid w:val="00FD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86EDE6-A9A1-4A39-B5C1-21852460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25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2">
    <w:name w:val="heading 2"/>
    <w:basedOn w:val="a"/>
    <w:next w:val="a"/>
    <w:link w:val="20"/>
    <w:uiPriority w:val="9"/>
    <w:unhideWhenUsed/>
    <w:qFormat/>
    <w:rsid w:val="00926D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6D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2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5650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TML">
    <w:name w:val="HTML Preformatted"/>
    <w:basedOn w:val="a"/>
    <w:link w:val="HTML0"/>
    <w:uiPriority w:val="99"/>
    <w:unhideWhenUsed/>
    <w:rsid w:val="00143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0">
    <w:name w:val="Стандартный HTML Знак"/>
    <w:basedOn w:val="a0"/>
    <w:link w:val="HTML"/>
    <w:uiPriority w:val="99"/>
    <w:rsid w:val="00143EF3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1">
    <w:name w:val="HTML Code"/>
    <w:basedOn w:val="a0"/>
    <w:uiPriority w:val="99"/>
    <w:semiHidden/>
    <w:unhideWhenUsed/>
    <w:rsid w:val="00143EF3"/>
    <w:rPr>
      <w:rFonts w:ascii="Courier New" w:eastAsia="Times New Roman" w:hAnsi="Courier New" w:cs="Courier New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AB11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B1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oken">
    <w:name w:val="token"/>
    <w:basedOn w:val="a0"/>
    <w:rsid w:val="0016173B"/>
  </w:style>
  <w:style w:type="character" w:styleId="a5">
    <w:name w:val="Hyperlink"/>
    <w:basedOn w:val="a0"/>
    <w:uiPriority w:val="99"/>
    <w:unhideWhenUsed/>
    <w:rsid w:val="0016173B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B57B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7B95"/>
  </w:style>
  <w:style w:type="paragraph" w:styleId="a8">
    <w:name w:val="footer"/>
    <w:basedOn w:val="a"/>
    <w:link w:val="a9"/>
    <w:uiPriority w:val="99"/>
    <w:unhideWhenUsed/>
    <w:rsid w:val="00B57B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7B95"/>
  </w:style>
  <w:style w:type="paragraph" w:styleId="aa">
    <w:name w:val="List Paragraph"/>
    <w:basedOn w:val="a"/>
    <w:uiPriority w:val="34"/>
    <w:qFormat/>
    <w:rsid w:val="00CD5E6D"/>
    <w:pPr>
      <w:ind w:left="720"/>
      <w:contextualSpacing/>
    </w:pPr>
  </w:style>
  <w:style w:type="paragraph" w:styleId="ab">
    <w:name w:val="Subtitle"/>
    <w:basedOn w:val="a"/>
    <w:next w:val="a"/>
    <w:link w:val="ac"/>
    <w:uiPriority w:val="11"/>
    <w:qFormat/>
    <w:rsid w:val="00D106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D106F5"/>
    <w:rPr>
      <w:rFonts w:eastAsiaTheme="minorEastAsia"/>
      <w:color w:val="5A5A5A" w:themeColor="text1" w:themeTint="A5"/>
      <w:spacing w:val="15"/>
    </w:rPr>
  </w:style>
  <w:style w:type="character" w:customStyle="1" w:styleId="storage">
    <w:name w:val="storage"/>
    <w:basedOn w:val="a0"/>
    <w:rsid w:val="007651C3"/>
  </w:style>
  <w:style w:type="character" w:customStyle="1" w:styleId="keyword">
    <w:name w:val="keyword"/>
    <w:basedOn w:val="a0"/>
    <w:rsid w:val="007651C3"/>
  </w:style>
  <w:style w:type="character" w:customStyle="1" w:styleId="support">
    <w:name w:val="support"/>
    <w:basedOn w:val="a0"/>
    <w:rsid w:val="007651C3"/>
  </w:style>
  <w:style w:type="character" w:customStyle="1" w:styleId="punctuation">
    <w:name w:val="punctuation"/>
    <w:basedOn w:val="a0"/>
    <w:rsid w:val="007651C3"/>
  </w:style>
  <w:style w:type="character" w:customStyle="1" w:styleId="string">
    <w:name w:val="string"/>
    <w:basedOn w:val="a0"/>
    <w:rsid w:val="007651C3"/>
  </w:style>
  <w:style w:type="paragraph" w:styleId="ad">
    <w:name w:val="No Spacing"/>
    <w:uiPriority w:val="1"/>
    <w:qFormat/>
    <w:rsid w:val="00CC536D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044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4450E"/>
    <w:rPr>
      <w:rFonts w:ascii="Segoe UI" w:hAnsi="Segoe UI" w:cs="Segoe UI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4C02D7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25272C"/>
  </w:style>
  <w:style w:type="character" w:styleId="af1">
    <w:name w:val="Intense Reference"/>
    <w:basedOn w:val="a0"/>
    <w:uiPriority w:val="32"/>
    <w:qFormat/>
    <w:rsid w:val="006C735C"/>
    <w:rPr>
      <w:b/>
      <w:bCs/>
      <w:smallCaps/>
      <w:color w:val="5B9BD5" w:themeColor="accent1"/>
      <w:spacing w:val="5"/>
    </w:rPr>
  </w:style>
  <w:style w:type="character" w:styleId="af2">
    <w:name w:val="Emphasis"/>
    <w:basedOn w:val="a0"/>
    <w:uiPriority w:val="20"/>
    <w:qFormat/>
    <w:rsid w:val="001736D4"/>
    <w:rPr>
      <w:i/>
      <w:iCs/>
    </w:rPr>
  </w:style>
  <w:style w:type="character" w:styleId="af3">
    <w:name w:val="Strong"/>
    <w:basedOn w:val="a0"/>
    <w:uiPriority w:val="22"/>
    <w:qFormat/>
    <w:rsid w:val="001736D4"/>
    <w:rPr>
      <w:b/>
      <w:bCs/>
    </w:rPr>
  </w:style>
  <w:style w:type="character" w:customStyle="1" w:styleId="hljs-string">
    <w:name w:val="hljs-string"/>
    <w:basedOn w:val="a0"/>
    <w:rsid w:val="00190F46"/>
  </w:style>
  <w:style w:type="character" w:customStyle="1" w:styleId="hljs-number">
    <w:name w:val="hljs-number"/>
    <w:basedOn w:val="a0"/>
    <w:rsid w:val="00190F46"/>
  </w:style>
  <w:style w:type="character" w:customStyle="1" w:styleId="40">
    <w:name w:val="Заголовок 4 Знак"/>
    <w:basedOn w:val="a0"/>
    <w:link w:val="4"/>
    <w:uiPriority w:val="9"/>
    <w:semiHidden/>
    <w:rsid w:val="007102B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graf">
    <w:name w:val="graf"/>
    <w:basedOn w:val="a"/>
    <w:rsid w:val="00710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20">
    <w:name w:val="Заголовок 2 Знак"/>
    <w:basedOn w:val="a0"/>
    <w:link w:val="2"/>
    <w:uiPriority w:val="9"/>
    <w:rsid w:val="00926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26D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16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61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091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yperlink" Target="https://metanit.com/nosql/mongodb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endnotes" Target="endnot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hyperlink" Target="https://www.bootstrapcdn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tmp"/><Relationship Id="rId24" Type="http://schemas.openxmlformats.org/officeDocument/2006/relationships/hyperlink" Target="https://metanit.com/web/nodejs/3.3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js-node.ru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hyperlink" Target="https://www.npmjs.com/" TargetMode="External"/><Relationship Id="rId27" Type="http://schemas.openxmlformats.org/officeDocument/2006/relationships/hyperlink" Target="https://mongoosejs.com/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7AD46-6BFE-4046-ABCF-1F29AE24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11044</TotalTime>
  <Pages>33</Pages>
  <Words>3695</Words>
  <Characters>22175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12</cp:revision>
  <cp:lastPrinted>2019-04-30T19:15:00Z</cp:lastPrinted>
  <dcterms:created xsi:type="dcterms:W3CDTF">2019-03-28T21:02:00Z</dcterms:created>
  <dcterms:modified xsi:type="dcterms:W3CDTF">2019-04-30T21:48:00Z</dcterms:modified>
</cp:coreProperties>
</file>